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B25D0F" w14:textId="77777777" w:rsidR="00F67AE0" w:rsidRPr="00F67AE0" w:rsidRDefault="00F67AE0" w:rsidP="00B87619">
      <w:pPr>
        <w:widowControl w:val="0"/>
        <w:autoSpaceDE w:val="0"/>
        <w:autoSpaceDN w:val="0"/>
        <w:adjustRightInd w:val="0"/>
        <w:spacing w:after="0" w:line="240" w:lineRule="auto"/>
        <w:ind w:firstLine="0"/>
        <w:rPr>
          <w:rFonts w:eastAsia="Times New Roman" w:cs="Arial"/>
          <w:sz w:val="20"/>
          <w:szCs w:val="20"/>
          <w:lang w:val="en-US"/>
        </w:rPr>
      </w:pPr>
      <w:r w:rsidRPr="00F67AE0">
        <w:rPr>
          <w:rFonts w:eastAsia="Times New Roman" w:cs="Arial"/>
          <w:noProof/>
          <w:lang w:eastAsia="pt-BR"/>
        </w:rPr>
        <w:drawing>
          <wp:anchor distT="0" distB="0" distL="114300" distR="114300" simplePos="0" relativeHeight="251659264" behindDoc="0" locked="0" layoutInCell="1" allowOverlap="1" wp14:anchorId="6191ABF4" wp14:editId="2C7EA880">
            <wp:simplePos x="0" y="0"/>
            <wp:positionH relativeFrom="margin">
              <wp:align>center</wp:align>
            </wp:positionH>
            <wp:positionV relativeFrom="margin">
              <wp:posOffset>106469</wp:posOffset>
            </wp:positionV>
            <wp:extent cx="1602740" cy="1025525"/>
            <wp:effectExtent l="0" t="0" r="0" b="317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2740" cy="1025525"/>
                    </a:xfrm>
                    <a:prstGeom prst="rect">
                      <a:avLst/>
                    </a:prstGeom>
                    <a:noFill/>
                  </pic:spPr>
                </pic:pic>
              </a:graphicData>
            </a:graphic>
          </wp:anchor>
        </w:drawing>
      </w:r>
    </w:p>
    <w:p w14:paraId="26A8B555" w14:textId="77777777" w:rsidR="00F67AE0" w:rsidRPr="00F67AE0" w:rsidRDefault="00F67AE0" w:rsidP="00B87619">
      <w:pPr>
        <w:widowControl w:val="0"/>
        <w:autoSpaceDE w:val="0"/>
        <w:autoSpaceDN w:val="0"/>
        <w:adjustRightInd w:val="0"/>
        <w:spacing w:after="0" w:line="240" w:lineRule="auto"/>
        <w:ind w:firstLine="0"/>
        <w:rPr>
          <w:rFonts w:eastAsia="Times New Roman" w:cs="Arial"/>
          <w:sz w:val="20"/>
          <w:szCs w:val="20"/>
          <w:lang w:val="en-US"/>
        </w:rPr>
      </w:pPr>
    </w:p>
    <w:p w14:paraId="31415027" w14:textId="77777777" w:rsidR="00F67AE0" w:rsidRPr="00F67AE0" w:rsidRDefault="00F67AE0" w:rsidP="00B87619">
      <w:pPr>
        <w:widowControl w:val="0"/>
        <w:autoSpaceDE w:val="0"/>
        <w:autoSpaceDN w:val="0"/>
        <w:adjustRightInd w:val="0"/>
        <w:spacing w:after="0" w:line="240" w:lineRule="auto"/>
        <w:ind w:firstLine="0"/>
        <w:rPr>
          <w:rFonts w:eastAsia="Times New Roman" w:cs="Arial"/>
          <w:sz w:val="20"/>
          <w:szCs w:val="20"/>
          <w:lang w:val="en-US"/>
        </w:rPr>
      </w:pPr>
    </w:p>
    <w:p w14:paraId="31ACAC94" w14:textId="77777777" w:rsidR="00F67AE0" w:rsidRPr="00F67AE0" w:rsidRDefault="00F67AE0" w:rsidP="00B87619">
      <w:pPr>
        <w:widowControl w:val="0"/>
        <w:autoSpaceDE w:val="0"/>
        <w:autoSpaceDN w:val="0"/>
        <w:adjustRightInd w:val="0"/>
        <w:spacing w:after="0" w:line="240" w:lineRule="auto"/>
        <w:ind w:firstLine="0"/>
        <w:rPr>
          <w:rFonts w:eastAsia="Times New Roman" w:cs="Arial"/>
          <w:sz w:val="20"/>
          <w:szCs w:val="20"/>
          <w:lang w:val="en-US"/>
        </w:rPr>
      </w:pPr>
    </w:p>
    <w:p w14:paraId="48657D63" w14:textId="77777777" w:rsidR="00F67AE0" w:rsidRPr="00F67AE0" w:rsidRDefault="00F67AE0" w:rsidP="00B87619">
      <w:pPr>
        <w:widowControl w:val="0"/>
        <w:autoSpaceDE w:val="0"/>
        <w:autoSpaceDN w:val="0"/>
        <w:adjustRightInd w:val="0"/>
        <w:spacing w:after="0" w:line="240" w:lineRule="auto"/>
        <w:ind w:firstLine="0"/>
        <w:rPr>
          <w:rFonts w:eastAsia="Times New Roman" w:cs="Arial"/>
          <w:sz w:val="20"/>
          <w:szCs w:val="20"/>
          <w:lang w:val="en-US"/>
        </w:rPr>
      </w:pPr>
    </w:p>
    <w:p w14:paraId="78880DB6" w14:textId="77777777" w:rsidR="00F67AE0" w:rsidRDefault="00F67AE0" w:rsidP="00B87619">
      <w:pPr>
        <w:widowControl w:val="0"/>
        <w:autoSpaceDE w:val="0"/>
        <w:autoSpaceDN w:val="0"/>
        <w:adjustRightInd w:val="0"/>
        <w:spacing w:after="0" w:line="240" w:lineRule="auto"/>
        <w:ind w:firstLine="0"/>
        <w:rPr>
          <w:rFonts w:eastAsia="Times New Roman" w:cs="Arial"/>
          <w:sz w:val="20"/>
          <w:szCs w:val="20"/>
          <w:lang w:val="en-US"/>
        </w:rPr>
      </w:pPr>
    </w:p>
    <w:p w14:paraId="1682FBA7" w14:textId="77777777" w:rsidR="00271AEF" w:rsidRPr="00F67AE0" w:rsidRDefault="00271AEF" w:rsidP="00B87619">
      <w:pPr>
        <w:widowControl w:val="0"/>
        <w:autoSpaceDE w:val="0"/>
        <w:autoSpaceDN w:val="0"/>
        <w:adjustRightInd w:val="0"/>
        <w:spacing w:after="0" w:line="240" w:lineRule="auto"/>
        <w:ind w:firstLine="0"/>
        <w:rPr>
          <w:rFonts w:eastAsia="Times New Roman" w:cs="Arial"/>
          <w:sz w:val="19"/>
          <w:szCs w:val="19"/>
        </w:rPr>
      </w:pPr>
    </w:p>
    <w:p w14:paraId="39FCE4F3" w14:textId="77777777" w:rsidR="00F67AE0" w:rsidRPr="00F67AE0" w:rsidRDefault="00F67AE0" w:rsidP="00B87619">
      <w:pPr>
        <w:widowControl w:val="0"/>
        <w:autoSpaceDE w:val="0"/>
        <w:autoSpaceDN w:val="0"/>
        <w:adjustRightInd w:val="0"/>
        <w:spacing w:after="0" w:line="240" w:lineRule="auto"/>
        <w:ind w:firstLine="0"/>
        <w:rPr>
          <w:rFonts w:eastAsia="Times New Roman" w:cs="Arial"/>
          <w:sz w:val="20"/>
          <w:szCs w:val="20"/>
        </w:rPr>
      </w:pPr>
    </w:p>
    <w:p w14:paraId="35E8095B" w14:textId="77777777" w:rsidR="00F67AE0" w:rsidRPr="00F67AE0" w:rsidRDefault="00F67AE0" w:rsidP="00CD1DF6">
      <w:pPr>
        <w:spacing w:before="120" w:after="0"/>
        <w:ind w:firstLine="0"/>
        <w:jc w:val="center"/>
        <w:rPr>
          <w:rFonts w:eastAsia="Times New Roman" w:cs="Arial"/>
          <w:b/>
          <w:sz w:val="28"/>
        </w:rPr>
      </w:pPr>
      <w:r w:rsidRPr="00F67AE0">
        <w:rPr>
          <w:rFonts w:eastAsia="Times New Roman" w:cs="Arial"/>
          <w:b/>
          <w:sz w:val="28"/>
        </w:rPr>
        <w:t>UNIVERSIDADE FEDERAL DO VALE DO SÃO FRANCISCO</w:t>
      </w:r>
    </w:p>
    <w:p w14:paraId="21BBC20D" w14:textId="77777777" w:rsidR="00F67AE0" w:rsidRPr="00F67AE0" w:rsidRDefault="00F67AE0" w:rsidP="00CD1DF6">
      <w:pPr>
        <w:spacing w:after="0"/>
        <w:ind w:firstLine="0"/>
        <w:jc w:val="center"/>
        <w:rPr>
          <w:rFonts w:eastAsia="Times New Roman" w:cs="Arial"/>
          <w:b/>
          <w:sz w:val="28"/>
        </w:rPr>
      </w:pPr>
      <w:r w:rsidRPr="00F67AE0">
        <w:rPr>
          <w:rFonts w:eastAsia="Times New Roman" w:cs="Arial"/>
          <w:b/>
          <w:sz w:val="28"/>
        </w:rPr>
        <w:t>CURSO DE GRADUAÇÃO EM ENGENHARIA DE COMPUTAÇÃO</w:t>
      </w:r>
    </w:p>
    <w:p w14:paraId="3B1025F8" w14:textId="77777777" w:rsidR="00F67AE0" w:rsidRPr="00F67AE0" w:rsidRDefault="00F67AE0" w:rsidP="00CD1DF6">
      <w:pPr>
        <w:spacing w:after="0"/>
        <w:ind w:firstLine="0"/>
        <w:jc w:val="center"/>
        <w:rPr>
          <w:rFonts w:eastAsia="Times New Roman" w:cs="Arial"/>
          <w:sz w:val="20"/>
        </w:rPr>
      </w:pPr>
    </w:p>
    <w:p w14:paraId="758D6C3D" w14:textId="77777777" w:rsidR="00F67AE0" w:rsidRPr="00F67AE0" w:rsidRDefault="00F67AE0" w:rsidP="00B87619">
      <w:pPr>
        <w:spacing w:after="0" w:line="240" w:lineRule="auto"/>
        <w:ind w:firstLine="0"/>
        <w:jc w:val="center"/>
        <w:rPr>
          <w:rFonts w:eastAsia="Times New Roman" w:cs="Arial"/>
          <w:sz w:val="20"/>
        </w:rPr>
      </w:pPr>
    </w:p>
    <w:p w14:paraId="4D7E557F" w14:textId="77777777" w:rsidR="00F67AE0" w:rsidRPr="00F67AE0" w:rsidRDefault="00F67AE0" w:rsidP="00B87619">
      <w:pPr>
        <w:spacing w:after="0" w:line="240" w:lineRule="auto"/>
        <w:ind w:firstLine="0"/>
        <w:jc w:val="center"/>
        <w:rPr>
          <w:rFonts w:eastAsia="Times New Roman" w:cs="Arial"/>
          <w:sz w:val="20"/>
        </w:rPr>
      </w:pPr>
    </w:p>
    <w:p w14:paraId="02A2D45D" w14:textId="77777777" w:rsidR="00F67AE0" w:rsidRPr="00F67AE0" w:rsidRDefault="00F67AE0" w:rsidP="00B87619">
      <w:pPr>
        <w:spacing w:after="0" w:line="240" w:lineRule="auto"/>
        <w:ind w:firstLine="0"/>
        <w:jc w:val="center"/>
        <w:rPr>
          <w:rFonts w:eastAsia="Times New Roman" w:cs="Arial"/>
          <w:sz w:val="20"/>
        </w:rPr>
      </w:pPr>
    </w:p>
    <w:p w14:paraId="3BB9A47D" w14:textId="77777777" w:rsidR="00F67AE0" w:rsidRPr="00F67AE0" w:rsidRDefault="00F67AE0" w:rsidP="00B87619">
      <w:pPr>
        <w:spacing w:after="0" w:line="240" w:lineRule="auto"/>
        <w:ind w:firstLine="0"/>
        <w:jc w:val="center"/>
        <w:rPr>
          <w:rFonts w:eastAsia="Times New Roman" w:cs="Arial"/>
          <w:sz w:val="20"/>
        </w:rPr>
      </w:pPr>
    </w:p>
    <w:p w14:paraId="5BE82BCC" w14:textId="77777777" w:rsidR="00F67AE0" w:rsidRPr="00F67AE0" w:rsidRDefault="00F67AE0" w:rsidP="00B87619">
      <w:pPr>
        <w:spacing w:after="0" w:line="240" w:lineRule="auto"/>
        <w:ind w:firstLine="0"/>
        <w:jc w:val="center"/>
        <w:rPr>
          <w:rFonts w:eastAsia="Times New Roman" w:cs="Arial"/>
          <w:sz w:val="20"/>
        </w:rPr>
      </w:pPr>
    </w:p>
    <w:p w14:paraId="74E52086" w14:textId="77777777" w:rsidR="00F67AE0" w:rsidRPr="00F67AE0" w:rsidRDefault="00F67AE0" w:rsidP="00B87619">
      <w:pPr>
        <w:spacing w:after="0" w:line="240" w:lineRule="auto"/>
        <w:ind w:firstLine="0"/>
        <w:jc w:val="center"/>
        <w:rPr>
          <w:rFonts w:eastAsia="Times New Roman" w:cs="Arial"/>
          <w:sz w:val="20"/>
        </w:rPr>
      </w:pPr>
    </w:p>
    <w:p w14:paraId="151DB8B5" w14:textId="77777777" w:rsidR="00F67AE0" w:rsidRPr="00F67AE0" w:rsidRDefault="00F67AE0" w:rsidP="00B87619">
      <w:pPr>
        <w:spacing w:after="0" w:line="240" w:lineRule="auto"/>
        <w:ind w:firstLine="0"/>
        <w:jc w:val="center"/>
        <w:rPr>
          <w:rFonts w:eastAsia="Times New Roman" w:cs="Arial"/>
          <w:sz w:val="20"/>
        </w:rPr>
      </w:pPr>
    </w:p>
    <w:p w14:paraId="3043AD54" w14:textId="77777777" w:rsidR="00F67AE0" w:rsidRPr="00F67AE0" w:rsidRDefault="00F67AE0" w:rsidP="00B87619">
      <w:pPr>
        <w:spacing w:after="0" w:line="240" w:lineRule="auto"/>
        <w:ind w:firstLine="0"/>
        <w:jc w:val="center"/>
        <w:rPr>
          <w:rFonts w:eastAsia="Times New Roman" w:cs="Arial"/>
          <w:sz w:val="20"/>
        </w:rPr>
      </w:pPr>
    </w:p>
    <w:p w14:paraId="2F5D447C" w14:textId="77777777" w:rsidR="00F67AE0" w:rsidRPr="00F67AE0" w:rsidRDefault="00F67AE0" w:rsidP="00B87619">
      <w:pPr>
        <w:spacing w:after="0" w:line="240" w:lineRule="auto"/>
        <w:ind w:firstLine="0"/>
        <w:jc w:val="center"/>
        <w:rPr>
          <w:rFonts w:eastAsia="Times New Roman" w:cs="Arial"/>
          <w:sz w:val="20"/>
        </w:rPr>
      </w:pPr>
    </w:p>
    <w:p w14:paraId="28192223" w14:textId="464CD7FF" w:rsidR="00F67AE0" w:rsidRPr="00CD1DF6" w:rsidRDefault="00CD1DF6" w:rsidP="00B87619">
      <w:pPr>
        <w:spacing w:after="0" w:line="240" w:lineRule="auto"/>
        <w:ind w:firstLine="0"/>
        <w:jc w:val="center"/>
        <w:rPr>
          <w:rFonts w:eastAsia="Times New Roman" w:cs="Arial"/>
          <w:b/>
          <w:sz w:val="20"/>
        </w:rPr>
      </w:pPr>
      <w:r w:rsidRPr="00CD1DF6">
        <w:rPr>
          <w:rFonts w:eastAsia="Times New Roman" w:cs="Arial"/>
          <w:b/>
          <w:sz w:val="28"/>
          <w:szCs w:val="28"/>
        </w:rPr>
        <w:t>EDSON FELIPE COSTA BENEVIDES</w:t>
      </w:r>
    </w:p>
    <w:p w14:paraId="673F716E"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07EF6534"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060A2003"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4D7AB555"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778B5817"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37BF5EDF"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43A755DF"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05962315"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6BCC92A6" w14:textId="77777777" w:rsidR="00F67AE0" w:rsidRPr="00F67AE0" w:rsidRDefault="00F67AE0" w:rsidP="00B87619">
      <w:pPr>
        <w:widowControl w:val="0"/>
        <w:autoSpaceDE w:val="0"/>
        <w:autoSpaceDN w:val="0"/>
        <w:adjustRightInd w:val="0"/>
        <w:spacing w:after="0" w:line="240" w:lineRule="auto"/>
        <w:ind w:right="-1" w:firstLine="0"/>
        <w:jc w:val="center"/>
        <w:rPr>
          <w:rFonts w:eastAsia="Times New Roman" w:cs="Arial"/>
          <w:b/>
          <w:sz w:val="20"/>
          <w:szCs w:val="20"/>
        </w:rPr>
      </w:pPr>
    </w:p>
    <w:p w14:paraId="2222E916" w14:textId="77777777" w:rsidR="00F67AE0" w:rsidRPr="00F67AE0" w:rsidRDefault="00F67AE0" w:rsidP="00B87619">
      <w:pPr>
        <w:widowControl w:val="0"/>
        <w:autoSpaceDE w:val="0"/>
        <w:autoSpaceDN w:val="0"/>
        <w:adjustRightInd w:val="0"/>
        <w:spacing w:after="0" w:line="240" w:lineRule="auto"/>
        <w:ind w:right="-1" w:firstLine="0"/>
        <w:jc w:val="center"/>
        <w:rPr>
          <w:rFonts w:eastAsia="Times New Roman" w:cs="Arial"/>
          <w:b/>
          <w:sz w:val="20"/>
          <w:szCs w:val="20"/>
        </w:rPr>
      </w:pPr>
    </w:p>
    <w:p w14:paraId="3C24CB06" w14:textId="7782E84C" w:rsidR="001D70F6" w:rsidRPr="0010214E" w:rsidRDefault="006D4241" w:rsidP="00CD1DF6">
      <w:pPr>
        <w:widowControl w:val="0"/>
        <w:autoSpaceDE w:val="0"/>
        <w:autoSpaceDN w:val="0"/>
        <w:adjustRightInd w:val="0"/>
        <w:spacing w:after="0"/>
        <w:ind w:right="-1" w:firstLine="0"/>
        <w:jc w:val="center"/>
        <w:rPr>
          <w:rFonts w:eastAsia="Times New Roman" w:cs="Arial"/>
          <w:b/>
          <w:sz w:val="28"/>
          <w:szCs w:val="32"/>
        </w:rPr>
      </w:pPr>
      <w:r>
        <w:rPr>
          <w:rFonts w:eastAsia="Times New Roman" w:cs="Arial"/>
          <w:b/>
          <w:sz w:val="28"/>
          <w:szCs w:val="32"/>
        </w:rPr>
        <w:t>ARQUITETURA</w:t>
      </w:r>
      <w:r w:rsidR="00CD1DF6" w:rsidRPr="0010214E">
        <w:rPr>
          <w:rFonts w:eastAsia="Times New Roman" w:cs="Arial"/>
          <w:b/>
          <w:sz w:val="28"/>
          <w:szCs w:val="32"/>
        </w:rPr>
        <w:t xml:space="preserve"> PARA DETECÇÃO E ELIMINAÇÃO DE AEDES AEGYPTI</w:t>
      </w:r>
    </w:p>
    <w:p w14:paraId="6A8D6C49" w14:textId="77777777" w:rsidR="001D70F6" w:rsidRDefault="001D70F6" w:rsidP="00B87619">
      <w:pPr>
        <w:widowControl w:val="0"/>
        <w:autoSpaceDE w:val="0"/>
        <w:autoSpaceDN w:val="0"/>
        <w:adjustRightInd w:val="0"/>
        <w:spacing w:after="0" w:line="240" w:lineRule="auto"/>
        <w:ind w:right="-1" w:firstLine="0"/>
        <w:jc w:val="center"/>
        <w:rPr>
          <w:rFonts w:eastAsia="Times New Roman" w:cs="Arial"/>
          <w:b/>
          <w:sz w:val="32"/>
          <w:szCs w:val="32"/>
        </w:rPr>
      </w:pPr>
    </w:p>
    <w:p w14:paraId="4E8014D2" w14:textId="77777777" w:rsidR="001D70F6" w:rsidRPr="00F67AE0" w:rsidRDefault="001D70F6" w:rsidP="00B87619">
      <w:pPr>
        <w:widowControl w:val="0"/>
        <w:autoSpaceDE w:val="0"/>
        <w:autoSpaceDN w:val="0"/>
        <w:adjustRightInd w:val="0"/>
        <w:spacing w:after="0" w:line="240" w:lineRule="auto"/>
        <w:ind w:right="-1" w:firstLine="0"/>
        <w:jc w:val="center"/>
        <w:rPr>
          <w:rFonts w:eastAsia="Times New Roman" w:cs="Arial"/>
          <w:b/>
          <w:bCs/>
          <w:spacing w:val="3"/>
          <w:sz w:val="32"/>
          <w:szCs w:val="32"/>
        </w:rPr>
      </w:pPr>
    </w:p>
    <w:p w14:paraId="22AB9023"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2AC54C02"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6E01B287"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522AE206"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522DD91E"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43EF450A"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4D38751C"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09F1A345"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1611375B"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2D8554C2"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6F1160E1"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08BE7FBE"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46F449D0" w14:textId="3AC6D4B7" w:rsidR="00F67AE0" w:rsidRDefault="00F67AE0" w:rsidP="00B87619">
      <w:pPr>
        <w:widowControl w:val="0"/>
        <w:autoSpaceDE w:val="0"/>
        <w:autoSpaceDN w:val="0"/>
        <w:adjustRightInd w:val="0"/>
        <w:spacing w:after="0" w:line="200" w:lineRule="exact"/>
        <w:ind w:firstLine="0"/>
        <w:jc w:val="center"/>
        <w:rPr>
          <w:rFonts w:eastAsia="Times New Roman" w:cs="Arial"/>
          <w:sz w:val="20"/>
          <w:szCs w:val="20"/>
        </w:rPr>
      </w:pPr>
    </w:p>
    <w:p w14:paraId="78DB467F" w14:textId="0F2C6F86" w:rsidR="00CD1DF6" w:rsidRDefault="00CD1DF6" w:rsidP="00B87619">
      <w:pPr>
        <w:widowControl w:val="0"/>
        <w:autoSpaceDE w:val="0"/>
        <w:autoSpaceDN w:val="0"/>
        <w:adjustRightInd w:val="0"/>
        <w:spacing w:after="0" w:line="200" w:lineRule="exact"/>
        <w:ind w:firstLine="0"/>
        <w:jc w:val="center"/>
        <w:rPr>
          <w:rFonts w:eastAsia="Times New Roman" w:cs="Arial"/>
          <w:sz w:val="20"/>
          <w:szCs w:val="20"/>
        </w:rPr>
      </w:pPr>
    </w:p>
    <w:p w14:paraId="501400D9" w14:textId="6A034D41" w:rsidR="00CD1DF6" w:rsidRPr="00F67AE0" w:rsidRDefault="00CD1DF6" w:rsidP="00B87619">
      <w:pPr>
        <w:widowControl w:val="0"/>
        <w:autoSpaceDE w:val="0"/>
        <w:autoSpaceDN w:val="0"/>
        <w:adjustRightInd w:val="0"/>
        <w:spacing w:after="0" w:line="200" w:lineRule="exact"/>
        <w:ind w:firstLine="0"/>
        <w:jc w:val="center"/>
        <w:rPr>
          <w:rFonts w:eastAsia="Times New Roman" w:cs="Arial"/>
          <w:sz w:val="20"/>
          <w:szCs w:val="20"/>
        </w:rPr>
      </w:pPr>
    </w:p>
    <w:p w14:paraId="24C09545" w14:textId="2E7E424A" w:rsidR="00F67AE0" w:rsidRPr="00F67AE0" w:rsidRDefault="00CD1DF6" w:rsidP="00B87619">
      <w:pPr>
        <w:widowControl w:val="0"/>
        <w:spacing w:after="0"/>
        <w:ind w:firstLine="0"/>
        <w:jc w:val="center"/>
        <w:rPr>
          <w:rFonts w:eastAsia="Times New Roman" w:cs="Arial"/>
          <w:noProof/>
          <w:sz w:val="28"/>
          <w:szCs w:val="20"/>
          <w:lang w:eastAsia="pt-BR"/>
        </w:rPr>
      </w:pPr>
      <w:r w:rsidRPr="00F67AE0">
        <w:rPr>
          <w:rFonts w:eastAsia="Times New Roman" w:cs="Arial"/>
          <w:noProof/>
          <w:sz w:val="28"/>
          <w:szCs w:val="20"/>
          <w:lang w:eastAsia="pt-BR"/>
        </w:rPr>
        <w:t>JUAZEIRO - BA</w:t>
      </w:r>
    </w:p>
    <w:p w14:paraId="12EA3CE5" w14:textId="341701AC" w:rsidR="00F67AE0" w:rsidRPr="00F67AE0" w:rsidRDefault="001D70F6" w:rsidP="00CD1DF6">
      <w:pPr>
        <w:widowControl w:val="0"/>
        <w:spacing w:after="0"/>
        <w:ind w:firstLine="0"/>
        <w:jc w:val="center"/>
        <w:rPr>
          <w:rFonts w:eastAsia="Times New Roman" w:cs="Arial"/>
          <w:noProof/>
          <w:sz w:val="28"/>
          <w:szCs w:val="20"/>
          <w:lang w:eastAsia="pt-BR"/>
        </w:rPr>
      </w:pPr>
      <w:r>
        <w:rPr>
          <w:rFonts w:eastAsia="Times New Roman" w:cs="Arial"/>
          <w:noProof/>
          <w:sz w:val="28"/>
          <w:szCs w:val="20"/>
          <w:lang w:eastAsia="pt-BR"/>
        </w:rPr>
        <w:t>2018</w:t>
      </w:r>
      <w:r w:rsidR="00F67AE0">
        <w:rPr>
          <w:rFonts w:eastAsia="Times New Roman" w:cs="Arial"/>
          <w:noProof/>
          <w:sz w:val="28"/>
          <w:szCs w:val="20"/>
          <w:lang w:eastAsia="pt-BR"/>
        </w:rPr>
        <w:br w:type="page"/>
      </w:r>
    </w:p>
    <w:p w14:paraId="2FFC5A5C" w14:textId="642C0168" w:rsidR="00F67AE0" w:rsidRPr="00CD1DF6" w:rsidRDefault="00CD1DF6" w:rsidP="0010214E">
      <w:pPr>
        <w:spacing w:after="0"/>
        <w:ind w:firstLine="0"/>
        <w:jc w:val="center"/>
        <w:rPr>
          <w:rFonts w:eastAsia="Times New Roman" w:cs="Arial"/>
          <w:b/>
          <w:sz w:val="20"/>
          <w:szCs w:val="20"/>
        </w:rPr>
      </w:pPr>
      <w:r w:rsidRPr="00CD1DF6">
        <w:rPr>
          <w:rFonts w:eastAsia="Times New Roman" w:cs="Arial"/>
          <w:b/>
          <w:sz w:val="28"/>
        </w:rPr>
        <w:lastRenderedPageBreak/>
        <w:t>EDSON FELIPE COSTA BENEVIDES</w:t>
      </w:r>
    </w:p>
    <w:p w14:paraId="7F234F6A"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08AA871A"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110DB203"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5572CE18"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3059409E"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6B10B554" w14:textId="071D5477" w:rsidR="00F67AE0" w:rsidRDefault="00F67AE0" w:rsidP="00B87619">
      <w:pPr>
        <w:spacing w:line="240" w:lineRule="auto"/>
        <w:ind w:firstLine="0"/>
        <w:jc w:val="center"/>
        <w:rPr>
          <w:rFonts w:eastAsia="Times New Roman" w:cs="Arial"/>
          <w:sz w:val="20"/>
          <w:szCs w:val="20"/>
        </w:rPr>
      </w:pPr>
    </w:p>
    <w:p w14:paraId="0B3DFEA0" w14:textId="77777777" w:rsidR="00EE38CC" w:rsidRPr="00F67AE0" w:rsidRDefault="00EE38CC" w:rsidP="00B87619">
      <w:pPr>
        <w:spacing w:line="240" w:lineRule="auto"/>
        <w:ind w:firstLine="0"/>
        <w:jc w:val="center"/>
        <w:rPr>
          <w:rFonts w:eastAsia="Times New Roman" w:cs="Arial"/>
          <w:sz w:val="20"/>
          <w:szCs w:val="20"/>
        </w:rPr>
      </w:pPr>
    </w:p>
    <w:p w14:paraId="2CDF28FA" w14:textId="0CCE606B" w:rsidR="001D70F6" w:rsidRPr="0010214E" w:rsidRDefault="006D4241" w:rsidP="0010214E">
      <w:pPr>
        <w:widowControl w:val="0"/>
        <w:autoSpaceDE w:val="0"/>
        <w:autoSpaceDN w:val="0"/>
        <w:adjustRightInd w:val="0"/>
        <w:spacing w:after="0"/>
        <w:ind w:firstLine="0"/>
        <w:jc w:val="center"/>
        <w:rPr>
          <w:rFonts w:eastAsia="Times New Roman" w:cs="Arial"/>
          <w:b/>
          <w:sz w:val="28"/>
          <w:szCs w:val="32"/>
        </w:rPr>
      </w:pPr>
      <w:r>
        <w:rPr>
          <w:rFonts w:eastAsia="Times New Roman" w:cs="Arial"/>
          <w:b/>
          <w:sz w:val="28"/>
          <w:szCs w:val="32"/>
        </w:rPr>
        <w:t>ARQUITETURA</w:t>
      </w:r>
      <w:r w:rsidR="0010214E" w:rsidRPr="0010214E">
        <w:rPr>
          <w:rFonts w:eastAsia="Times New Roman" w:cs="Arial"/>
          <w:b/>
          <w:sz w:val="28"/>
          <w:szCs w:val="32"/>
        </w:rPr>
        <w:t xml:space="preserve"> PARA DETECÇÃO E ELIMINAÇÃO DE AEDES AEGYPTI</w:t>
      </w:r>
    </w:p>
    <w:p w14:paraId="0833C748" w14:textId="6F4ADA3C" w:rsid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25A325F6" w14:textId="7EF41313" w:rsidR="00EE38CC" w:rsidRDefault="00EE38CC" w:rsidP="00B87619">
      <w:pPr>
        <w:widowControl w:val="0"/>
        <w:autoSpaceDE w:val="0"/>
        <w:autoSpaceDN w:val="0"/>
        <w:adjustRightInd w:val="0"/>
        <w:spacing w:after="0" w:line="240" w:lineRule="auto"/>
        <w:ind w:firstLine="0"/>
        <w:jc w:val="center"/>
        <w:rPr>
          <w:rFonts w:eastAsia="Times New Roman" w:cs="Arial"/>
          <w:sz w:val="20"/>
          <w:szCs w:val="18"/>
        </w:rPr>
      </w:pPr>
    </w:p>
    <w:p w14:paraId="748CAF65" w14:textId="52A984C5" w:rsidR="00EE38CC" w:rsidRDefault="00EE38CC" w:rsidP="00B87619">
      <w:pPr>
        <w:widowControl w:val="0"/>
        <w:autoSpaceDE w:val="0"/>
        <w:autoSpaceDN w:val="0"/>
        <w:adjustRightInd w:val="0"/>
        <w:spacing w:after="0" w:line="240" w:lineRule="auto"/>
        <w:ind w:firstLine="0"/>
        <w:jc w:val="center"/>
        <w:rPr>
          <w:rFonts w:eastAsia="Times New Roman" w:cs="Arial"/>
          <w:sz w:val="20"/>
          <w:szCs w:val="18"/>
        </w:rPr>
      </w:pPr>
    </w:p>
    <w:p w14:paraId="4C576C95" w14:textId="77777777" w:rsidR="00EE38CC" w:rsidRPr="00F67AE0" w:rsidRDefault="00EE38CC" w:rsidP="00B87619">
      <w:pPr>
        <w:widowControl w:val="0"/>
        <w:autoSpaceDE w:val="0"/>
        <w:autoSpaceDN w:val="0"/>
        <w:adjustRightInd w:val="0"/>
        <w:spacing w:after="0" w:line="240" w:lineRule="auto"/>
        <w:ind w:firstLine="0"/>
        <w:jc w:val="center"/>
        <w:rPr>
          <w:rFonts w:eastAsia="Times New Roman" w:cs="Arial"/>
          <w:sz w:val="20"/>
          <w:szCs w:val="18"/>
        </w:rPr>
      </w:pPr>
    </w:p>
    <w:p w14:paraId="4570BB12"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10C577EF"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0296CFDD"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6EB10210"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17A9032C"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49EB73FE"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68CDBC46"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37BCC3F0" w14:textId="77777777" w:rsidR="00F67AE0" w:rsidRPr="00EE38CC" w:rsidRDefault="00F67AE0" w:rsidP="00EE38CC">
      <w:pPr>
        <w:spacing w:after="0" w:line="240" w:lineRule="auto"/>
        <w:ind w:left="4535" w:firstLine="0"/>
        <w:jc w:val="both"/>
        <w:rPr>
          <w:rFonts w:eastAsia="Times New Roman" w:cs="Arial"/>
          <w:sz w:val="22"/>
          <w:szCs w:val="24"/>
          <w:lang w:eastAsia="pt-BR"/>
        </w:rPr>
      </w:pPr>
      <w:r w:rsidRPr="00EE38CC">
        <w:rPr>
          <w:rFonts w:eastAsia="Times New Roman" w:cs="Arial"/>
          <w:sz w:val="22"/>
          <w:szCs w:val="24"/>
          <w:lang w:eastAsia="pt-BR"/>
        </w:rPr>
        <w:t xml:space="preserve">Trabalho apresentado a Universidade Federal do Vale do São Francisco – UNIVASF, campus Juazeiro, como requisito da obtenção do título de Engenheiro de Computação. </w:t>
      </w:r>
    </w:p>
    <w:p w14:paraId="5FB5A75A" w14:textId="77777777" w:rsidR="00F67AE0" w:rsidRPr="00EE38CC" w:rsidRDefault="00F67AE0" w:rsidP="00EE38CC">
      <w:pPr>
        <w:spacing w:after="0" w:line="240" w:lineRule="auto"/>
        <w:ind w:left="4535"/>
        <w:jc w:val="both"/>
        <w:rPr>
          <w:rFonts w:eastAsia="Times New Roman" w:cs="Arial"/>
          <w:sz w:val="22"/>
          <w:szCs w:val="24"/>
          <w:lang w:eastAsia="pt-BR"/>
        </w:rPr>
      </w:pPr>
    </w:p>
    <w:p w14:paraId="56E20761" w14:textId="77777777" w:rsidR="00F67AE0" w:rsidRPr="00EE38CC" w:rsidRDefault="00F67AE0" w:rsidP="00EE38CC">
      <w:pPr>
        <w:spacing w:after="0" w:line="240" w:lineRule="auto"/>
        <w:ind w:left="4535" w:firstLine="0"/>
        <w:jc w:val="both"/>
        <w:rPr>
          <w:rFonts w:eastAsia="Times New Roman" w:cs="Arial"/>
          <w:sz w:val="22"/>
          <w:szCs w:val="24"/>
          <w:lang w:eastAsia="pt-BR"/>
        </w:rPr>
      </w:pPr>
      <w:r w:rsidRPr="00EE38CC">
        <w:rPr>
          <w:rFonts w:eastAsia="Times New Roman" w:cs="Arial"/>
          <w:sz w:val="22"/>
          <w:szCs w:val="24"/>
          <w:lang w:eastAsia="pt-BR"/>
        </w:rPr>
        <w:t>Orientador: Prof. Dr</w:t>
      </w:r>
      <w:r w:rsidR="001D70F6" w:rsidRPr="00EE38CC">
        <w:rPr>
          <w:rFonts w:eastAsia="Times New Roman" w:cs="Arial"/>
          <w:sz w:val="22"/>
          <w:szCs w:val="24"/>
          <w:lang w:eastAsia="pt-BR"/>
        </w:rPr>
        <w:t xml:space="preserve">. Max Santana </w:t>
      </w:r>
      <w:proofErr w:type="spellStart"/>
      <w:r w:rsidR="001D70F6" w:rsidRPr="00EE38CC">
        <w:rPr>
          <w:rFonts w:eastAsia="Times New Roman" w:cs="Arial"/>
          <w:sz w:val="22"/>
          <w:szCs w:val="24"/>
          <w:lang w:eastAsia="pt-BR"/>
        </w:rPr>
        <w:t>Rolemberg</w:t>
      </w:r>
      <w:proofErr w:type="spellEnd"/>
      <w:r w:rsidR="001D70F6" w:rsidRPr="00EE38CC">
        <w:rPr>
          <w:rFonts w:eastAsia="Times New Roman" w:cs="Arial"/>
          <w:sz w:val="22"/>
          <w:szCs w:val="24"/>
          <w:lang w:eastAsia="pt-BR"/>
        </w:rPr>
        <w:t xml:space="preserve"> Farias</w:t>
      </w:r>
    </w:p>
    <w:p w14:paraId="3841EC5B" w14:textId="77777777" w:rsidR="00F67AE0" w:rsidRPr="00F67AE0" w:rsidRDefault="00F67AE0" w:rsidP="00B87619">
      <w:pPr>
        <w:spacing w:after="0" w:line="240" w:lineRule="auto"/>
        <w:ind w:right="24" w:firstLine="0"/>
        <w:jc w:val="center"/>
        <w:rPr>
          <w:rFonts w:eastAsia="Times New Roman" w:cs="Arial"/>
          <w:sz w:val="20"/>
          <w:szCs w:val="20"/>
        </w:rPr>
      </w:pPr>
    </w:p>
    <w:p w14:paraId="541529E9" w14:textId="77777777" w:rsidR="00F67AE0" w:rsidRPr="00F67AE0" w:rsidRDefault="00F67AE0" w:rsidP="00B87619">
      <w:pPr>
        <w:spacing w:after="0" w:line="240" w:lineRule="auto"/>
        <w:ind w:right="24" w:firstLine="0"/>
        <w:jc w:val="center"/>
        <w:rPr>
          <w:rFonts w:eastAsia="Times New Roman" w:cs="Arial"/>
          <w:sz w:val="20"/>
          <w:szCs w:val="20"/>
        </w:rPr>
      </w:pPr>
    </w:p>
    <w:p w14:paraId="4AF5BB17"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50174D54"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28FE5F8A"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41A40AAC"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4D3A44A5"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4F6857D1"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70FDB9A6"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50C81582"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26EDEDFA"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10CF49D1"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7B4FA107"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38E17C09"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3D602DBA" w14:textId="77777777" w:rsidR="00F67AE0" w:rsidRPr="00C53048" w:rsidRDefault="00F67AE0" w:rsidP="00B87619">
      <w:pPr>
        <w:widowControl w:val="0"/>
        <w:spacing w:after="0" w:line="240" w:lineRule="auto"/>
        <w:ind w:firstLine="0"/>
        <w:jc w:val="center"/>
        <w:rPr>
          <w:rFonts w:eastAsia="Times New Roman" w:cs="Arial"/>
          <w:noProof/>
          <w:sz w:val="20"/>
          <w:szCs w:val="20"/>
          <w:lang w:eastAsia="pt-BR"/>
        </w:rPr>
      </w:pPr>
    </w:p>
    <w:p w14:paraId="2DC704D9" w14:textId="77777777" w:rsidR="00C53048" w:rsidRPr="00C53048" w:rsidRDefault="00C53048" w:rsidP="00B87619">
      <w:pPr>
        <w:widowControl w:val="0"/>
        <w:spacing w:after="0" w:line="240" w:lineRule="auto"/>
        <w:ind w:firstLine="0"/>
        <w:jc w:val="center"/>
        <w:rPr>
          <w:rFonts w:eastAsia="Times New Roman" w:cs="Arial"/>
          <w:noProof/>
          <w:sz w:val="20"/>
          <w:szCs w:val="20"/>
          <w:lang w:eastAsia="pt-BR"/>
        </w:rPr>
      </w:pPr>
    </w:p>
    <w:p w14:paraId="4711CF39" w14:textId="77777777" w:rsidR="00C53048" w:rsidRDefault="00C53048" w:rsidP="00B87619">
      <w:pPr>
        <w:widowControl w:val="0"/>
        <w:spacing w:after="0" w:line="240" w:lineRule="auto"/>
        <w:ind w:firstLine="0"/>
        <w:jc w:val="center"/>
        <w:rPr>
          <w:rFonts w:eastAsia="Times New Roman" w:cs="Arial"/>
          <w:noProof/>
          <w:sz w:val="20"/>
          <w:szCs w:val="20"/>
          <w:lang w:eastAsia="pt-BR"/>
        </w:rPr>
      </w:pPr>
    </w:p>
    <w:p w14:paraId="1147A81C" w14:textId="1524EFB4" w:rsidR="001D70F6" w:rsidRDefault="001D70F6" w:rsidP="00B87619">
      <w:pPr>
        <w:widowControl w:val="0"/>
        <w:spacing w:after="0" w:line="240" w:lineRule="auto"/>
        <w:ind w:firstLine="0"/>
        <w:jc w:val="center"/>
        <w:rPr>
          <w:rFonts w:eastAsia="Times New Roman" w:cs="Arial"/>
          <w:noProof/>
          <w:sz w:val="20"/>
          <w:szCs w:val="20"/>
          <w:lang w:eastAsia="pt-BR"/>
        </w:rPr>
      </w:pPr>
    </w:p>
    <w:p w14:paraId="450C7F58" w14:textId="0B7E1A3B" w:rsidR="00EE38CC" w:rsidRDefault="00EE38CC" w:rsidP="00B87619">
      <w:pPr>
        <w:widowControl w:val="0"/>
        <w:spacing w:after="0" w:line="240" w:lineRule="auto"/>
        <w:ind w:firstLine="0"/>
        <w:jc w:val="center"/>
        <w:rPr>
          <w:rFonts w:eastAsia="Times New Roman" w:cs="Arial"/>
          <w:noProof/>
          <w:sz w:val="20"/>
          <w:szCs w:val="20"/>
          <w:lang w:eastAsia="pt-BR"/>
        </w:rPr>
      </w:pPr>
    </w:p>
    <w:p w14:paraId="7FC0F2F1" w14:textId="2834F985" w:rsidR="00EE38CC" w:rsidRDefault="00EE38CC" w:rsidP="00B87619">
      <w:pPr>
        <w:widowControl w:val="0"/>
        <w:spacing w:after="0" w:line="240" w:lineRule="auto"/>
        <w:ind w:firstLine="0"/>
        <w:jc w:val="center"/>
        <w:rPr>
          <w:rFonts w:eastAsia="Times New Roman" w:cs="Arial"/>
          <w:noProof/>
          <w:sz w:val="20"/>
          <w:szCs w:val="20"/>
          <w:lang w:eastAsia="pt-BR"/>
        </w:rPr>
      </w:pPr>
    </w:p>
    <w:p w14:paraId="1355216F" w14:textId="62AABC74" w:rsidR="00EE38CC" w:rsidRDefault="00EE38CC" w:rsidP="00B87619">
      <w:pPr>
        <w:widowControl w:val="0"/>
        <w:spacing w:after="0" w:line="240" w:lineRule="auto"/>
        <w:ind w:firstLine="0"/>
        <w:jc w:val="center"/>
        <w:rPr>
          <w:rFonts w:eastAsia="Times New Roman" w:cs="Arial"/>
          <w:noProof/>
          <w:sz w:val="20"/>
          <w:szCs w:val="20"/>
          <w:lang w:eastAsia="pt-BR"/>
        </w:rPr>
      </w:pPr>
    </w:p>
    <w:p w14:paraId="4B0C8C2D" w14:textId="5D109FC7" w:rsidR="00EE38CC" w:rsidRDefault="00EE38CC" w:rsidP="00B87619">
      <w:pPr>
        <w:widowControl w:val="0"/>
        <w:spacing w:after="0" w:line="240" w:lineRule="auto"/>
        <w:ind w:firstLine="0"/>
        <w:jc w:val="center"/>
        <w:rPr>
          <w:rFonts w:eastAsia="Times New Roman" w:cs="Arial"/>
          <w:noProof/>
          <w:sz w:val="20"/>
          <w:szCs w:val="20"/>
          <w:lang w:eastAsia="pt-BR"/>
        </w:rPr>
      </w:pPr>
    </w:p>
    <w:p w14:paraId="0D0FC63E" w14:textId="52E542C8" w:rsidR="00EE38CC" w:rsidRPr="00F67AE0" w:rsidRDefault="00EE38CC" w:rsidP="00B87619">
      <w:pPr>
        <w:widowControl w:val="0"/>
        <w:spacing w:after="0" w:line="240" w:lineRule="auto"/>
        <w:ind w:firstLine="0"/>
        <w:jc w:val="center"/>
        <w:rPr>
          <w:rFonts w:eastAsia="Times New Roman" w:cs="Arial"/>
          <w:noProof/>
          <w:sz w:val="20"/>
          <w:szCs w:val="20"/>
          <w:lang w:eastAsia="pt-BR"/>
        </w:rPr>
      </w:pPr>
    </w:p>
    <w:p w14:paraId="0508EAF4" w14:textId="63E6559B" w:rsidR="00F67AE0" w:rsidRPr="00F67AE0" w:rsidRDefault="00EE38CC" w:rsidP="00EE38CC">
      <w:pPr>
        <w:widowControl w:val="0"/>
        <w:spacing w:after="0"/>
        <w:ind w:firstLine="0"/>
        <w:jc w:val="center"/>
        <w:rPr>
          <w:rFonts w:eastAsia="Times New Roman" w:cs="Arial"/>
          <w:noProof/>
          <w:sz w:val="28"/>
          <w:szCs w:val="20"/>
          <w:lang w:eastAsia="pt-BR"/>
        </w:rPr>
      </w:pPr>
      <w:r w:rsidRPr="00F67AE0">
        <w:rPr>
          <w:rFonts w:eastAsia="Times New Roman" w:cs="Arial"/>
          <w:noProof/>
          <w:sz w:val="28"/>
          <w:szCs w:val="20"/>
          <w:lang w:eastAsia="pt-BR"/>
        </w:rPr>
        <w:t>JUAZEIRO - BA</w:t>
      </w:r>
    </w:p>
    <w:p w14:paraId="422A4FA2" w14:textId="77777777" w:rsidR="00034A3B" w:rsidRPr="001D70F6" w:rsidRDefault="00F67AE0" w:rsidP="00EE38CC">
      <w:pPr>
        <w:widowControl w:val="0"/>
        <w:spacing w:after="0"/>
        <w:ind w:firstLine="0"/>
        <w:jc w:val="center"/>
        <w:rPr>
          <w:rFonts w:eastAsia="Times New Roman" w:cs="Arial"/>
          <w:noProof/>
          <w:sz w:val="28"/>
          <w:szCs w:val="20"/>
          <w:lang w:eastAsia="pt-BR"/>
        </w:rPr>
      </w:pPr>
      <w:r w:rsidRPr="00F67AE0">
        <w:rPr>
          <w:rFonts w:eastAsia="Times New Roman" w:cs="Arial"/>
          <w:noProof/>
          <w:sz w:val="28"/>
          <w:szCs w:val="20"/>
          <w:lang w:eastAsia="pt-BR"/>
        </w:rPr>
        <w:t>201</w:t>
      </w:r>
      <w:r w:rsidR="001D70F6">
        <w:rPr>
          <w:rFonts w:eastAsia="Times New Roman" w:cs="Arial"/>
          <w:noProof/>
          <w:sz w:val="28"/>
          <w:szCs w:val="20"/>
          <w:lang w:eastAsia="pt-BR"/>
        </w:rPr>
        <w:t>8</w:t>
      </w:r>
      <w:r w:rsidR="00034A3B">
        <w:rPr>
          <w:rFonts w:eastAsia="Times New Roman" w:cs="Arial"/>
          <w:noProof/>
          <w:sz w:val="20"/>
          <w:szCs w:val="20"/>
          <w:lang w:eastAsia="pt-BR"/>
        </w:rPr>
        <w:br w:type="page"/>
      </w:r>
    </w:p>
    <w:p w14:paraId="0D972A02" w14:textId="77777777" w:rsidR="00F96B7E" w:rsidRPr="00F67AE0" w:rsidRDefault="00F96B7E" w:rsidP="00EE38CC">
      <w:pPr>
        <w:pStyle w:val="TtuloCentro"/>
        <w:ind w:firstLine="0"/>
      </w:pPr>
      <w:r w:rsidRPr="00F67AE0">
        <w:lastRenderedPageBreak/>
        <w:t>RESUMO</w:t>
      </w:r>
    </w:p>
    <w:p w14:paraId="27DD64CD" w14:textId="4E5C2995" w:rsidR="00F96B7E" w:rsidRPr="00EE38CC" w:rsidRDefault="00F96B7E" w:rsidP="00F96B7E">
      <w:pPr>
        <w:spacing w:after="120" w:line="240" w:lineRule="auto"/>
        <w:ind w:firstLine="0"/>
        <w:jc w:val="both"/>
      </w:pPr>
      <w:r w:rsidRPr="00613174">
        <w:t xml:space="preserve">Neste trabalho será desenvolvido a arquitetura de um sistema para detecção e eliminação Aedes </w:t>
      </w:r>
      <w:r w:rsidR="00EC63EC">
        <w:t>aegypti</w:t>
      </w:r>
      <w:r w:rsidRPr="00613174">
        <w:t>. No Brasil este mosquito é conhecido popularmente como Mosquito da Dengue, devido ao fato de ser um “vetor“ para o vírus da dengue. Porém</w:t>
      </w:r>
      <w:r w:rsidR="006D4241">
        <w:t xml:space="preserve">, </w:t>
      </w:r>
      <w:r w:rsidRPr="00613174">
        <w:t xml:space="preserve">este vetor está relacionado também ao vírus da Zika e da Chikungunya. </w:t>
      </w:r>
      <w:r w:rsidR="006D4241">
        <w:t>E</w:t>
      </w:r>
      <w:r w:rsidRPr="00613174">
        <w:t xml:space="preserve">studos mostraram que a Zika vírus está relacionado a uma má-formação no cérebro de bebês, denominada microcefalia, em gestantes </w:t>
      </w:r>
      <w:r w:rsidR="006D4241">
        <w:t xml:space="preserve">infectadas em </w:t>
      </w:r>
      <w:r w:rsidRPr="00613174">
        <w:t>áreas onde foi confirmada a presença do mosquito Aedes. A partir disso é notório a necessidade de controle e eliminação do vetor em áreas onde existam pessoas, principalmente gestantes. O desenvolvimento deste projeto tem a finalidade de realizar a detecção através de características específicas do inseto, como sua dimensão e frequência de batimento de asas. Porem somente a detecção não é suficiente para solucionar o problema, sendo então proposto também uma alternativa para eliminação do mosquito detectado, onde para isso será utilizado pulso laser de alta pot</w:t>
      </w:r>
      <w:r w:rsidR="00EE38CC">
        <w:t>ência capaz de abatê-lo em voo.</w:t>
      </w:r>
    </w:p>
    <w:p w14:paraId="7370E004" w14:textId="56D58AF0" w:rsidR="00F96B7E" w:rsidRPr="00F67AE0" w:rsidRDefault="00F96B7E" w:rsidP="00F96B7E">
      <w:pPr>
        <w:spacing w:after="120" w:line="240" w:lineRule="auto"/>
        <w:ind w:firstLine="0"/>
        <w:jc w:val="both"/>
        <w:rPr>
          <w:rFonts w:eastAsia="Calibri" w:cs="Times New Roman"/>
          <w:noProof/>
          <w:szCs w:val="24"/>
        </w:rPr>
      </w:pPr>
      <w:r w:rsidRPr="00F67AE0">
        <w:rPr>
          <w:rFonts w:eastAsia="Calibri" w:cs="Times New Roman"/>
          <w:b/>
          <w:noProof/>
          <w:szCs w:val="24"/>
        </w:rPr>
        <w:t>Palavras-Chave</w:t>
      </w:r>
      <w:r w:rsidRPr="00F67AE0">
        <w:rPr>
          <w:rFonts w:eastAsia="Calibri" w:cs="Times New Roman"/>
          <w:noProof/>
          <w:szCs w:val="24"/>
        </w:rPr>
        <w:t xml:space="preserve">: </w:t>
      </w:r>
      <w:r w:rsidR="006D4241">
        <w:t>Sensor</w:t>
      </w:r>
      <w:r w:rsidR="00795DCA">
        <w:t xml:space="preserve"> infravermelho</w:t>
      </w:r>
      <w:r w:rsidR="006D4241">
        <w:t>, Arquitetura</w:t>
      </w:r>
      <w:r w:rsidRPr="00613174">
        <w:t xml:space="preserve">, Aedes </w:t>
      </w:r>
      <w:r w:rsidR="00EC63EC">
        <w:t>aegypti</w:t>
      </w:r>
      <w:r w:rsidRPr="00613174">
        <w:t>, Dengue, Zika, Chikungunya.</w:t>
      </w:r>
    </w:p>
    <w:p w14:paraId="76862D1C" w14:textId="77777777" w:rsidR="00DA1CF0" w:rsidRDefault="00DA1CF0" w:rsidP="00EE38CC">
      <w:pPr>
        <w:ind w:firstLine="0"/>
        <w:rPr>
          <w:rFonts w:eastAsia="Calibri" w:cs="Times New Roman"/>
          <w:noProof/>
          <w:sz w:val="28"/>
          <w:szCs w:val="28"/>
        </w:rPr>
      </w:pPr>
      <w:r>
        <w:rPr>
          <w:rFonts w:eastAsia="Calibri" w:cs="Times New Roman"/>
          <w:noProof/>
          <w:sz w:val="28"/>
          <w:szCs w:val="28"/>
        </w:rPr>
        <w:br w:type="page"/>
      </w:r>
    </w:p>
    <w:p w14:paraId="2EDFF90E" w14:textId="161CD228" w:rsidR="00F67AE0" w:rsidRPr="006D4241" w:rsidRDefault="00EE38CC" w:rsidP="00EE38CC">
      <w:pPr>
        <w:spacing w:after="0"/>
        <w:ind w:firstLine="0"/>
        <w:jc w:val="center"/>
        <w:rPr>
          <w:rFonts w:eastAsia="Calibri" w:cs="Times New Roman"/>
          <w:b/>
          <w:caps/>
          <w:color w:val="800000"/>
          <w:sz w:val="28"/>
          <w:szCs w:val="20"/>
          <w:lang w:val="en-CA" w:eastAsia="pt-BR"/>
        </w:rPr>
      </w:pPr>
      <w:r w:rsidRPr="006D4241">
        <w:rPr>
          <w:rFonts w:eastAsia="Calibri" w:cs="Times New Roman"/>
          <w:b/>
          <w:caps/>
          <w:color w:val="800000"/>
          <w:sz w:val="28"/>
          <w:szCs w:val="20"/>
          <w:lang w:val="en-CA" w:eastAsia="pt-BR"/>
        </w:rPr>
        <w:lastRenderedPageBreak/>
        <w:t>ABSTRACT</w:t>
      </w:r>
    </w:p>
    <w:p w14:paraId="41A4D38B" w14:textId="77A4595A" w:rsidR="004D7A32" w:rsidRPr="006D4241" w:rsidRDefault="004D7A32" w:rsidP="00F67AE0">
      <w:pPr>
        <w:spacing w:after="120" w:line="240" w:lineRule="auto"/>
        <w:ind w:firstLine="0"/>
        <w:jc w:val="both"/>
        <w:rPr>
          <w:rFonts w:eastAsia="Calibri" w:cs="Times New Roman"/>
          <w:noProof/>
          <w:color w:val="800000"/>
          <w:szCs w:val="24"/>
          <w:lang w:val="en-CA"/>
        </w:rPr>
      </w:pPr>
      <w:r w:rsidRPr="006D4241">
        <w:rPr>
          <w:rFonts w:eastAsia="Calibri" w:cs="Times New Roman"/>
          <w:noProof/>
          <w:color w:val="800000"/>
          <w:szCs w:val="24"/>
          <w:lang w:val="en-CA"/>
        </w:rPr>
        <w:t xml:space="preserve">In this research the architecture of a system for </w:t>
      </w:r>
      <w:r w:rsidRPr="006D4241">
        <w:rPr>
          <w:rFonts w:eastAsia="Calibri" w:cs="Times New Roman"/>
          <w:i/>
          <w:noProof/>
          <w:color w:val="800000"/>
          <w:szCs w:val="24"/>
          <w:lang w:val="en-CA"/>
        </w:rPr>
        <w:t xml:space="preserve">Aedes </w:t>
      </w:r>
      <w:r w:rsidR="00EC63EC">
        <w:rPr>
          <w:rFonts w:eastAsia="Calibri" w:cs="Times New Roman"/>
          <w:i/>
          <w:noProof/>
          <w:color w:val="800000"/>
          <w:szCs w:val="24"/>
          <w:lang w:val="en-CA"/>
        </w:rPr>
        <w:t>aegypti</w:t>
      </w:r>
      <w:r w:rsidRPr="006D4241">
        <w:rPr>
          <w:rFonts w:eastAsia="Calibri" w:cs="Times New Roman"/>
          <w:i/>
          <w:noProof/>
          <w:color w:val="800000"/>
          <w:szCs w:val="24"/>
          <w:lang w:val="en-CA"/>
        </w:rPr>
        <w:t xml:space="preserve"> </w:t>
      </w:r>
      <w:r w:rsidRPr="006D4241">
        <w:rPr>
          <w:rFonts w:eastAsia="Calibri" w:cs="Times New Roman"/>
          <w:noProof/>
          <w:color w:val="800000"/>
          <w:szCs w:val="24"/>
          <w:lang w:val="en-CA"/>
        </w:rPr>
        <w:t>detection and elimination will be developed. In Brazil, this mosquito is popularly known as the Mosquito da Dengue, due to the fact that it is a proven vector for the dengue fever. However according to the Ministry of Health (2016), this vector is also related to the Zika fever and Chikungunya fever. According to studies conducted by the World Health Organization (2016), they showed that the Zika virus is related to a malformation in the brain of babies (called microcephaly) in pregnant women who had contact with areas where the presence of the Aedes mosquito was confirmed. From this there is the need to control and eliminate the vector in areas where there are people, mainly pregnant women. The development of this project has the purpose of performing the detection through specific characteristics of the insect, such as its size and frequency of wing beat. However, only detection is not enough to solve the problem, then an alternative for the elimination of the detected mosquito is also proposed, where a high-power laser pulse capable of killing it in flight will be used.</w:t>
      </w:r>
    </w:p>
    <w:p w14:paraId="156535DA" w14:textId="0EAA79AB" w:rsidR="00F67AE0" w:rsidRPr="006D4241" w:rsidRDefault="00F67AE0" w:rsidP="00F67AE0">
      <w:pPr>
        <w:spacing w:after="120" w:line="240" w:lineRule="auto"/>
        <w:ind w:firstLine="0"/>
        <w:jc w:val="both"/>
        <w:rPr>
          <w:rFonts w:eastAsia="Calibri" w:cs="Times New Roman"/>
          <w:noProof/>
          <w:color w:val="800000"/>
          <w:szCs w:val="24"/>
          <w:lang w:val="en-CA"/>
        </w:rPr>
      </w:pPr>
      <w:r w:rsidRPr="006D4241">
        <w:rPr>
          <w:rFonts w:eastAsia="Calibri" w:cs="Times New Roman"/>
          <w:b/>
          <w:noProof/>
          <w:color w:val="800000"/>
          <w:szCs w:val="24"/>
          <w:lang w:val="en-CA"/>
        </w:rPr>
        <w:t>Keywords</w:t>
      </w:r>
      <w:r w:rsidR="004D7A32" w:rsidRPr="006D4241">
        <w:rPr>
          <w:rFonts w:eastAsia="Calibri" w:cs="Times New Roman"/>
          <w:b/>
          <w:noProof/>
          <w:color w:val="800000"/>
          <w:szCs w:val="24"/>
          <w:lang w:val="en-CA"/>
        </w:rPr>
        <w:t xml:space="preserve">: </w:t>
      </w:r>
      <w:r w:rsidR="004D7A32" w:rsidRPr="006D4241">
        <w:rPr>
          <w:rFonts w:eastAsia="Calibri" w:cs="Times New Roman"/>
          <w:noProof/>
          <w:color w:val="800000"/>
          <w:szCs w:val="24"/>
          <w:lang w:val="en-CA"/>
        </w:rPr>
        <w:t xml:space="preserve">Detection and elimination of mosquito, Aedes </w:t>
      </w:r>
      <w:r w:rsidR="00EC63EC">
        <w:rPr>
          <w:rFonts w:eastAsia="Calibri" w:cs="Times New Roman"/>
          <w:noProof/>
          <w:color w:val="800000"/>
          <w:szCs w:val="24"/>
          <w:lang w:val="en-CA"/>
        </w:rPr>
        <w:t>aegypti</w:t>
      </w:r>
      <w:r w:rsidR="004D7A32" w:rsidRPr="006D4241">
        <w:rPr>
          <w:rFonts w:eastAsia="Calibri" w:cs="Times New Roman"/>
          <w:noProof/>
          <w:color w:val="800000"/>
          <w:szCs w:val="24"/>
          <w:lang w:val="en-CA"/>
        </w:rPr>
        <w:t>, Dengue fever, Zika fever, Chikungunya fever.</w:t>
      </w:r>
    </w:p>
    <w:p w14:paraId="66CFB2C7" w14:textId="77777777" w:rsidR="00DA1CF0" w:rsidRDefault="00F67AE0" w:rsidP="00DA1CF0">
      <w:pPr>
        <w:pStyle w:val="TtuloCentro"/>
        <w:ind w:firstLine="0"/>
      </w:pPr>
      <w:r w:rsidRPr="00F67AE0">
        <w:rPr>
          <w:rFonts w:ascii="Calibri" w:eastAsia="Times New Roman" w:hAnsi="Calibri"/>
          <w:lang w:val="en-US"/>
        </w:rPr>
        <w:br w:type="page"/>
      </w:r>
      <w:r w:rsidR="00DA1CF0" w:rsidRPr="00DA1CF0">
        <w:lastRenderedPageBreak/>
        <w:t>Lista de Figuras</w:t>
      </w:r>
    </w:p>
    <w:p w14:paraId="31987C45" w14:textId="29227013" w:rsidR="006D4241" w:rsidRDefault="006E7B2C">
      <w:pPr>
        <w:pStyle w:val="ndicedeilustraes"/>
        <w:tabs>
          <w:tab w:val="right" w:leader="dot" w:pos="8494"/>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511807130" w:history="1">
        <w:r w:rsidR="006D4241" w:rsidRPr="00CD32A9">
          <w:rPr>
            <w:rStyle w:val="Hyperlink"/>
            <w:noProof/>
          </w:rPr>
          <w:t>Figura 1 - Mapa-múndi de áreas com risco de zika</w:t>
        </w:r>
        <w:r w:rsidR="006D4241">
          <w:rPr>
            <w:noProof/>
            <w:webHidden/>
          </w:rPr>
          <w:tab/>
        </w:r>
        <w:r w:rsidR="006D4241">
          <w:rPr>
            <w:noProof/>
            <w:webHidden/>
          </w:rPr>
          <w:fldChar w:fldCharType="begin"/>
        </w:r>
        <w:r w:rsidR="006D4241">
          <w:rPr>
            <w:noProof/>
            <w:webHidden/>
          </w:rPr>
          <w:instrText xml:space="preserve"> PAGEREF _Toc511807130 \h </w:instrText>
        </w:r>
        <w:r w:rsidR="006D4241">
          <w:rPr>
            <w:noProof/>
            <w:webHidden/>
          </w:rPr>
        </w:r>
        <w:r w:rsidR="006D4241">
          <w:rPr>
            <w:noProof/>
            <w:webHidden/>
          </w:rPr>
          <w:fldChar w:fldCharType="separate"/>
        </w:r>
        <w:r w:rsidR="007D3B9F">
          <w:rPr>
            <w:noProof/>
            <w:webHidden/>
          </w:rPr>
          <w:t>12</w:t>
        </w:r>
        <w:r w:rsidR="006D4241">
          <w:rPr>
            <w:noProof/>
            <w:webHidden/>
          </w:rPr>
          <w:fldChar w:fldCharType="end"/>
        </w:r>
      </w:hyperlink>
    </w:p>
    <w:p w14:paraId="41E43544" w14:textId="559EC483" w:rsidR="006D4241" w:rsidRDefault="0072751D">
      <w:pPr>
        <w:pStyle w:val="ndicedeilustraes"/>
        <w:tabs>
          <w:tab w:val="right" w:leader="dot" w:pos="8494"/>
        </w:tabs>
        <w:rPr>
          <w:rFonts w:asciiTheme="minorHAnsi" w:eastAsiaTheme="minorEastAsia" w:hAnsiTheme="minorHAnsi"/>
          <w:noProof/>
          <w:sz w:val="22"/>
          <w:lang w:eastAsia="pt-BR"/>
        </w:rPr>
      </w:pPr>
      <w:hyperlink w:anchor="_Toc511807131" w:history="1">
        <w:r w:rsidR="006D4241" w:rsidRPr="00CD32A9">
          <w:rPr>
            <w:rStyle w:val="Hyperlink"/>
            <w:noProof/>
          </w:rPr>
          <w:t>Figura 2 - Sensores e cämera Photonic Fence</w:t>
        </w:r>
        <w:r w:rsidR="006D4241">
          <w:rPr>
            <w:noProof/>
            <w:webHidden/>
          </w:rPr>
          <w:tab/>
        </w:r>
        <w:r w:rsidR="006D4241">
          <w:rPr>
            <w:noProof/>
            <w:webHidden/>
          </w:rPr>
          <w:fldChar w:fldCharType="begin"/>
        </w:r>
        <w:r w:rsidR="006D4241">
          <w:rPr>
            <w:noProof/>
            <w:webHidden/>
          </w:rPr>
          <w:instrText xml:space="preserve"> PAGEREF _Toc511807131 \h </w:instrText>
        </w:r>
        <w:r w:rsidR="006D4241">
          <w:rPr>
            <w:noProof/>
            <w:webHidden/>
          </w:rPr>
        </w:r>
        <w:r w:rsidR="006D4241">
          <w:rPr>
            <w:noProof/>
            <w:webHidden/>
          </w:rPr>
          <w:fldChar w:fldCharType="separate"/>
        </w:r>
        <w:r w:rsidR="007D3B9F">
          <w:rPr>
            <w:noProof/>
            <w:webHidden/>
          </w:rPr>
          <w:t>14</w:t>
        </w:r>
        <w:r w:rsidR="006D4241">
          <w:rPr>
            <w:noProof/>
            <w:webHidden/>
          </w:rPr>
          <w:fldChar w:fldCharType="end"/>
        </w:r>
      </w:hyperlink>
    </w:p>
    <w:p w14:paraId="6ADC4625" w14:textId="750C1AAE" w:rsidR="006D4241" w:rsidRDefault="0072751D">
      <w:pPr>
        <w:pStyle w:val="ndicedeilustraes"/>
        <w:tabs>
          <w:tab w:val="right" w:leader="dot" w:pos="8494"/>
        </w:tabs>
        <w:rPr>
          <w:rFonts w:asciiTheme="minorHAnsi" w:eastAsiaTheme="minorEastAsia" w:hAnsiTheme="minorHAnsi"/>
          <w:noProof/>
          <w:sz w:val="22"/>
          <w:lang w:eastAsia="pt-BR"/>
        </w:rPr>
      </w:pPr>
      <w:hyperlink w:anchor="_Toc511807132" w:history="1">
        <w:r w:rsidR="006D4241" w:rsidRPr="00CD32A9">
          <w:rPr>
            <w:rStyle w:val="Hyperlink"/>
            <w:noProof/>
          </w:rPr>
          <w:t>Figura 3 - Sensor de pragas agrícolas</w:t>
        </w:r>
        <w:r w:rsidR="006D4241">
          <w:rPr>
            <w:noProof/>
            <w:webHidden/>
          </w:rPr>
          <w:tab/>
        </w:r>
        <w:r w:rsidR="006D4241">
          <w:rPr>
            <w:noProof/>
            <w:webHidden/>
          </w:rPr>
          <w:fldChar w:fldCharType="begin"/>
        </w:r>
        <w:r w:rsidR="006D4241">
          <w:rPr>
            <w:noProof/>
            <w:webHidden/>
          </w:rPr>
          <w:instrText xml:space="preserve"> PAGEREF _Toc511807132 \h </w:instrText>
        </w:r>
        <w:r w:rsidR="006D4241">
          <w:rPr>
            <w:noProof/>
            <w:webHidden/>
          </w:rPr>
        </w:r>
        <w:r w:rsidR="006D4241">
          <w:rPr>
            <w:noProof/>
            <w:webHidden/>
          </w:rPr>
          <w:fldChar w:fldCharType="separate"/>
        </w:r>
        <w:r w:rsidR="007D3B9F">
          <w:rPr>
            <w:noProof/>
            <w:webHidden/>
          </w:rPr>
          <w:t>14</w:t>
        </w:r>
        <w:r w:rsidR="006D4241">
          <w:rPr>
            <w:noProof/>
            <w:webHidden/>
          </w:rPr>
          <w:fldChar w:fldCharType="end"/>
        </w:r>
      </w:hyperlink>
    </w:p>
    <w:p w14:paraId="1F7BEE7B" w14:textId="01180228" w:rsidR="006D4241" w:rsidRDefault="0072751D">
      <w:pPr>
        <w:pStyle w:val="ndicedeilustraes"/>
        <w:tabs>
          <w:tab w:val="right" w:leader="dot" w:pos="8494"/>
        </w:tabs>
        <w:rPr>
          <w:rFonts w:asciiTheme="minorHAnsi" w:eastAsiaTheme="minorEastAsia" w:hAnsiTheme="minorHAnsi"/>
          <w:noProof/>
          <w:sz w:val="22"/>
          <w:lang w:eastAsia="pt-BR"/>
        </w:rPr>
      </w:pPr>
      <w:hyperlink w:anchor="_Toc511807133" w:history="1">
        <w:r w:rsidR="006D4241" w:rsidRPr="00CD32A9">
          <w:rPr>
            <w:rStyle w:val="Hyperlink"/>
            <w:noProof/>
          </w:rPr>
          <w:t>Figura 4 - Aedes aegypti</w:t>
        </w:r>
        <w:r w:rsidR="006D4241">
          <w:rPr>
            <w:noProof/>
            <w:webHidden/>
          </w:rPr>
          <w:tab/>
        </w:r>
        <w:r w:rsidR="006D4241">
          <w:rPr>
            <w:noProof/>
            <w:webHidden/>
          </w:rPr>
          <w:fldChar w:fldCharType="begin"/>
        </w:r>
        <w:r w:rsidR="006D4241">
          <w:rPr>
            <w:noProof/>
            <w:webHidden/>
          </w:rPr>
          <w:instrText xml:space="preserve"> PAGEREF _Toc511807133 \h </w:instrText>
        </w:r>
        <w:r w:rsidR="006D4241">
          <w:rPr>
            <w:noProof/>
            <w:webHidden/>
          </w:rPr>
        </w:r>
        <w:r w:rsidR="006D4241">
          <w:rPr>
            <w:noProof/>
            <w:webHidden/>
          </w:rPr>
          <w:fldChar w:fldCharType="separate"/>
        </w:r>
        <w:r w:rsidR="007D3B9F">
          <w:rPr>
            <w:noProof/>
            <w:webHidden/>
          </w:rPr>
          <w:t>16</w:t>
        </w:r>
        <w:r w:rsidR="006D4241">
          <w:rPr>
            <w:noProof/>
            <w:webHidden/>
          </w:rPr>
          <w:fldChar w:fldCharType="end"/>
        </w:r>
      </w:hyperlink>
    </w:p>
    <w:p w14:paraId="7078B408" w14:textId="4841754D" w:rsidR="006D4241" w:rsidRDefault="0072751D">
      <w:pPr>
        <w:pStyle w:val="ndicedeilustraes"/>
        <w:tabs>
          <w:tab w:val="right" w:leader="dot" w:pos="8494"/>
        </w:tabs>
        <w:rPr>
          <w:rFonts w:asciiTheme="minorHAnsi" w:eastAsiaTheme="minorEastAsia" w:hAnsiTheme="minorHAnsi"/>
          <w:noProof/>
          <w:sz w:val="22"/>
          <w:lang w:eastAsia="pt-BR"/>
        </w:rPr>
      </w:pPr>
      <w:hyperlink w:anchor="_Toc511807134" w:history="1">
        <w:r w:rsidR="006D4241" w:rsidRPr="00CD32A9">
          <w:rPr>
            <w:rStyle w:val="Hyperlink"/>
            <w:noProof/>
          </w:rPr>
          <w:t>Figura 9 - Arquitetura do sistema</w:t>
        </w:r>
        <w:r w:rsidR="006D4241">
          <w:rPr>
            <w:noProof/>
            <w:webHidden/>
          </w:rPr>
          <w:tab/>
        </w:r>
        <w:r w:rsidR="006D4241">
          <w:rPr>
            <w:noProof/>
            <w:webHidden/>
          </w:rPr>
          <w:fldChar w:fldCharType="begin"/>
        </w:r>
        <w:r w:rsidR="006D4241">
          <w:rPr>
            <w:noProof/>
            <w:webHidden/>
          </w:rPr>
          <w:instrText xml:space="preserve"> PAGEREF _Toc511807134 \h </w:instrText>
        </w:r>
        <w:r w:rsidR="006D4241">
          <w:rPr>
            <w:noProof/>
            <w:webHidden/>
          </w:rPr>
        </w:r>
        <w:r w:rsidR="006D4241">
          <w:rPr>
            <w:noProof/>
            <w:webHidden/>
          </w:rPr>
          <w:fldChar w:fldCharType="separate"/>
        </w:r>
        <w:r w:rsidR="007D3B9F">
          <w:rPr>
            <w:noProof/>
            <w:webHidden/>
          </w:rPr>
          <w:t>20</w:t>
        </w:r>
        <w:r w:rsidR="006D4241">
          <w:rPr>
            <w:noProof/>
            <w:webHidden/>
          </w:rPr>
          <w:fldChar w:fldCharType="end"/>
        </w:r>
      </w:hyperlink>
    </w:p>
    <w:p w14:paraId="619F7E75" w14:textId="6961F9A6" w:rsidR="006D4241" w:rsidRDefault="0072751D">
      <w:pPr>
        <w:pStyle w:val="ndicedeilustraes"/>
        <w:tabs>
          <w:tab w:val="right" w:leader="dot" w:pos="8494"/>
        </w:tabs>
        <w:rPr>
          <w:rFonts w:asciiTheme="minorHAnsi" w:eastAsiaTheme="minorEastAsia" w:hAnsiTheme="minorHAnsi"/>
          <w:noProof/>
          <w:sz w:val="22"/>
          <w:lang w:eastAsia="pt-BR"/>
        </w:rPr>
      </w:pPr>
      <w:hyperlink w:anchor="_Toc511807135" w:history="1">
        <w:r w:rsidR="006D4241" w:rsidRPr="00CD32A9">
          <w:rPr>
            <w:rStyle w:val="Hyperlink"/>
            <w:noProof/>
          </w:rPr>
          <w:t>Figura 10 - Esboço da estrutura</w:t>
        </w:r>
        <w:r w:rsidR="006D4241">
          <w:rPr>
            <w:noProof/>
            <w:webHidden/>
          </w:rPr>
          <w:tab/>
        </w:r>
        <w:r w:rsidR="006D4241">
          <w:rPr>
            <w:noProof/>
            <w:webHidden/>
          </w:rPr>
          <w:fldChar w:fldCharType="begin"/>
        </w:r>
        <w:r w:rsidR="006D4241">
          <w:rPr>
            <w:noProof/>
            <w:webHidden/>
          </w:rPr>
          <w:instrText xml:space="preserve"> PAGEREF _Toc511807135 \h </w:instrText>
        </w:r>
        <w:r w:rsidR="006D4241">
          <w:rPr>
            <w:noProof/>
            <w:webHidden/>
          </w:rPr>
        </w:r>
        <w:r w:rsidR="006D4241">
          <w:rPr>
            <w:noProof/>
            <w:webHidden/>
          </w:rPr>
          <w:fldChar w:fldCharType="separate"/>
        </w:r>
        <w:r w:rsidR="007D3B9F">
          <w:rPr>
            <w:noProof/>
            <w:webHidden/>
          </w:rPr>
          <w:t>20</w:t>
        </w:r>
        <w:r w:rsidR="006D4241">
          <w:rPr>
            <w:noProof/>
            <w:webHidden/>
          </w:rPr>
          <w:fldChar w:fldCharType="end"/>
        </w:r>
      </w:hyperlink>
    </w:p>
    <w:p w14:paraId="3EC3298B" w14:textId="6D075A62" w:rsidR="006D4241" w:rsidRDefault="0072751D">
      <w:pPr>
        <w:pStyle w:val="ndicedeilustraes"/>
        <w:tabs>
          <w:tab w:val="right" w:leader="dot" w:pos="8494"/>
        </w:tabs>
        <w:rPr>
          <w:rFonts w:asciiTheme="minorHAnsi" w:eastAsiaTheme="minorEastAsia" w:hAnsiTheme="minorHAnsi"/>
          <w:noProof/>
          <w:sz w:val="22"/>
          <w:lang w:eastAsia="pt-BR"/>
        </w:rPr>
      </w:pPr>
      <w:hyperlink w:anchor="_Toc511807136" w:history="1">
        <w:r w:rsidR="006D4241" w:rsidRPr="00CD32A9">
          <w:rPr>
            <w:rStyle w:val="Hyperlink"/>
            <w:noProof/>
          </w:rPr>
          <w:t>Figura 5 - PIC18F4550</w:t>
        </w:r>
        <w:r w:rsidR="006D4241">
          <w:rPr>
            <w:noProof/>
            <w:webHidden/>
          </w:rPr>
          <w:tab/>
        </w:r>
        <w:r w:rsidR="006D4241">
          <w:rPr>
            <w:noProof/>
            <w:webHidden/>
          </w:rPr>
          <w:fldChar w:fldCharType="begin"/>
        </w:r>
        <w:r w:rsidR="006D4241">
          <w:rPr>
            <w:noProof/>
            <w:webHidden/>
          </w:rPr>
          <w:instrText xml:space="preserve"> PAGEREF _Toc511807136 \h </w:instrText>
        </w:r>
        <w:r w:rsidR="006D4241">
          <w:rPr>
            <w:noProof/>
            <w:webHidden/>
          </w:rPr>
        </w:r>
        <w:r w:rsidR="006D4241">
          <w:rPr>
            <w:noProof/>
            <w:webHidden/>
          </w:rPr>
          <w:fldChar w:fldCharType="separate"/>
        </w:r>
        <w:r w:rsidR="007D3B9F">
          <w:rPr>
            <w:noProof/>
            <w:webHidden/>
          </w:rPr>
          <w:t>21</w:t>
        </w:r>
        <w:r w:rsidR="006D4241">
          <w:rPr>
            <w:noProof/>
            <w:webHidden/>
          </w:rPr>
          <w:fldChar w:fldCharType="end"/>
        </w:r>
      </w:hyperlink>
    </w:p>
    <w:p w14:paraId="601D8792" w14:textId="3E1B7134" w:rsidR="006D4241" w:rsidRDefault="0072751D">
      <w:pPr>
        <w:pStyle w:val="ndicedeilustraes"/>
        <w:tabs>
          <w:tab w:val="right" w:leader="dot" w:pos="8494"/>
        </w:tabs>
        <w:rPr>
          <w:rFonts w:asciiTheme="minorHAnsi" w:eastAsiaTheme="minorEastAsia" w:hAnsiTheme="minorHAnsi"/>
          <w:noProof/>
          <w:sz w:val="22"/>
          <w:lang w:eastAsia="pt-BR"/>
        </w:rPr>
      </w:pPr>
      <w:hyperlink w:anchor="_Toc511807137" w:history="1">
        <w:r w:rsidR="006D4241" w:rsidRPr="00CD32A9">
          <w:rPr>
            <w:rStyle w:val="Hyperlink"/>
            <w:noProof/>
          </w:rPr>
          <w:t>Figura 6 - Emissor e receptor infravermelho</w:t>
        </w:r>
        <w:r w:rsidR="006D4241">
          <w:rPr>
            <w:noProof/>
            <w:webHidden/>
          </w:rPr>
          <w:tab/>
        </w:r>
        <w:r w:rsidR="006D4241">
          <w:rPr>
            <w:noProof/>
            <w:webHidden/>
          </w:rPr>
          <w:fldChar w:fldCharType="begin"/>
        </w:r>
        <w:r w:rsidR="006D4241">
          <w:rPr>
            <w:noProof/>
            <w:webHidden/>
          </w:rPr>
          <w:instrText xml:space="preserve"> PAGEREF _Toc511807137 \h </w:instrText>
        </w:r>
        <w:r w:rsidR="006D4241">
          <w:rPr>
            <w:noProof/>
            <w:webHidden/>
          </w:rPr>
        </w:r>
        <w:r w:rsidR="006D4241">
          <w:rPr>
            <w:noProof/>
            <w:webHidden/>
          </w:rPr>
          <w:fldChar w:fldCharType="separate"/>
        </w:r>
        <w:r w:rsidR="007D3B9F">
          <w:rPr>
            <w:noProof/>
            <w:webHidden/>
          </w:rPr>
          <w:t>21</w:t>
        </w:r>
        <w:r w:rsidR="006D4241">
          <w:rPr>
            <w:noProof/>
            <w:webHidden/>
          </w:rPr>
          <w:fldChar w:fldCharType="end"/>
        </w:r>
      </w:hyperlink>
    </w:p>
    <w:p w14:paraId="67E6D037" w14:textId="57FEB8D6" w:rsidR="006D4241" w:rsidRDefault="0072751D">
      <w:pPr>
        <w:pStyle w:val="ndicedeilustraes"/>
        <w:tabs>
          <w:tab w:val="right" w:leader="dot" w:pos="8494"/>
        </w:tabs>
        <w:rPr>
          <w:rFonts w:asciiTheme="minorHAnsi" w:eastAsiaTheme="minorEastAsia" w:hAnsiTheme="minorHAnsi"/>
          <w:noProof/>
          <w:sz w:val="22"/>
          <w:lang w:eastAsia="pt-BR"/>
        </w:rPr>
      </w:pPr>
      <w:hyperlink w:anchor="_Toc511807138" w:history="1">
        <w:r w:rsidR="006D4241" w:rsidRPr="00CD32A9">
          <w:rPr>
            <w:rStyle w:val="Hyperlink"/>
            <w:noProof/>
          </w:rPr>
          <w:t>Figura 7 - Filtro passa-faixa ativo.</w:t>
        </w:r>
        <w:r w:rsidR="006D4241">
          <w:rPr>
            <w:noProof/>
            <w:webHidden/>
          </w:rPr>
          <w:tab/>
        </w:r>
        <w:r w:rsidR="006D4241">
          <w:rPr>
            <w:noProof/>
            <w:webHidden/>
          </w:rPr>
          <w:fldChar w:fldCharType="begin"/>
        </w:r>
        <w:r w:rsidR="006D4241">
          <w:rPr>
            <w:noProof/>
            <w:webHidden/>
          </w:rPr>
          <w:instrText xml:space="preserve"> PAGEREF _Toc511807138 \h </w:instrText>
        </w:r>
        <w:r w:rsidR="006D4241">
          <w:rPr>
            <w:noProof/>
            <w:webHidden/>
          </w:rPr>
        </w:r>
        <w:r w:rsidR="006D4241">
          <w:rPr>
            <w:noProof/>
            <w:webHidden/>
          </w:rPr>
          <w:fldChar w:fldCharType="separate"/>
        </w:r>
        <w:r w:rsidR="007D3B9F">
          <w:rPr>
            <w:noProof/>
            <w:webHidden/>
          </w:rPr>
          <w:t>22</w:t>
        </w:r>
        <w:r w:rsidR="006D4241">
          <w:rPr>
            <w:noProof/>
            <w:webHidden/>
          </w:rPr>
          <w:fldChar w:fldCharType="end"/>
        </w:r>
      </w:hyperlink>
    </w:p>
    <w:p w14:paraId="1CCEC891" w14:textId="13664EB5" w:rsidR="006D4241" w:rsidRDefault="0072751D">
      <w:pPr>
        <w:pStyle w:val="ndicedeilustraes"/>
        <w:tabs>
          <w:tab w:val="right" w:leader="dot" w:pos="8494"/>
        </w:tabs>
        <w:rPr>
          <w:rFonts w:asciiTheme="minorHAnsi" w:eastAsiaTheme="minorEastAsia" w:hAnsiTheme="minorHAnsi"/>
          <w:noProof/>
          <w:sz w:val="22"/>
          <w:lang w:eastAsia="pt-BR"/>
        </w:rPr>
      </w:pPr>
      <w:hyperlink w:anchor="_Toc511807139" w:history="1">
        <w:r w:rsidR="006D4241" w:rsidRPr="00CD32A9">
          <w:rPr>
            <w:rStyle w:val="Hyperlink"/>
            <w:noProof/>
          </w:rPr>
          <w:t>Figura 8 - Módulo laser LA03-3500</w:t>
        </w:r>
        <w:r w:rsidR="006D4241">
          <w:rPr>
            <w:noProof/>
            <w:webHidden/>
          </w:rPr>
          <w:tab/>
        </w:r>
        <w:r w:rsidR="006D4241">
          <w:rPr>
            <w:noProof/>
            <w:webHidden/>
          </w:rPr>
          <w:fldChar w:fldCharType="begin"/>
        </w:r>
        <w:r w:rsidR="006D4241">
          <w:rPr>
            <w:noProof/>
            <w:webHidden/>
          </w:rPr>
          <w:instrText xml:space="preserve"> PAGEREF _Toc511807139 \h </w:instrText>
        </w:r>
        <w:r w:rsidR="006D4241">
          <w:rPr>
            <w:noProof/>
            <w:webHidden/>
          </w:rPr>
        </w:r>
        <w:r w:rsidR="006D4241">
          <w:rPr>
            <w:noProof/>
            <w:webHidden/>
          </w:rPr>
          <w:fldChar w:fldCharType="separate"/>
        </w:r>
        <w:r w:rsidR="007D3B9F">
          <w:rPr>
            <w:noProof/>
            <w:webHidden/>
          </w:rPr>
          <w:t>24</w:t>
        </w:r>
        <w:r w:rsidR="006D4241">
          <w:rPr>
            <w:noProof/>
            <w:webHidden/>
          </w:rPr>
          <w:fldChar w:fldCharType="end"/>
        </w:r>
      </w:hyperlink>
    </w:p>
    <w:p w14:paraId="43F11C72" w14:textId="58639B9C" w:rsidR="006D4241" w:rsidRDefault="0072751D">
      <w:pPr>
        <w:pStyle w:val="ndicedeilustraes"/>
        <w:tabs>
          <w:tab w:val="right" w:leader="dot" w:pos="8494"/>
        </w:tabs>
        <w:rPr>
          <w:rFonts w:asciiTheme="minorHAnsi" w:eastAsiaTheme="minorEastAsia" w:hAnsiTheme="minorHAnsi"/>
          <w:noProof/>
          <w:sz w:val="22"/>
          <w:lang w:eastAsia="pt-BR"/>
        </w:rPr>
      </w:pPr>
      <w:hyperlink w:anchor="_Toc511807140" w:history="1">
        <w:r w:rsidR="006D4241" w:rsidRPr="00CD32A9">
          <w:rPr>
            <w:rStyle w:val="Hyperlink"/>
            <w:noProof/>
          </w:rPr>
          <w:t>Figura 11 - Detecção</w:t>
        </w:r>
        <w:r w:rsidR="006D4241">
          <w:rPr>
            <w:noProof/>
            <w:webHidden/>
          </w:rPr>
          <w:tab/>
        </w:r>
        <w:r w:rsidR="006D4241">
          <w:rPr>
            <w:noProof/>
            <w:webHidden/>
          </w:rPr>
          <w:fldChar w:fldCharType="begin"/>
        </w:r>
        <w:r w:rsidR="006D4241">
          <w:rPr>
            <w:noProof/>
            <w:webHidden/>
          </w:rPr>
          <w:instrText xml:space="preserve"> PAGEREF _Toc511807140 \h </w:instrText>
        </w:r>
        <w:r w:rsidR="006D4241">
          <w:rPr>
            <w:noProof/>
            <w:webHidden/>
          </w:rPr>
        </w:r>
        <w:r w:rsidR="006D4241">
          <w:rPr>
            <w:noProof/>
            <w:webHidden/>
          </w:rPr>
          <w:fldChar w:fldCharType="separate"/>
        </w:r>
        <w:r w:rsidR="007D3B9F">
          <w:rPr>
            <w:noProof/>
            <w:webHidden/>
          </w:rPr>
          <w:t>25</w:t>
        </w:r>
        <w:r w:rsidR="006D4241">
          <w:rPr>
            <w:noProof/>
            <w:webHidden/>
          </w:rPr>
          <w:fldChar w:fldCharType="end"/>
        </w:r>
      </w:hyperlink>
    </w:p>
    <w:p w14:paraId="13DD1CFB" w14:textId="7023EEBF" w:rsidR="006D4241" w:rsidRDefault="0072751D">
      <w:pPr>
        <w:pStyle w:val="ndicedeilustraes"/>
        <w:tabs>
          <w:tab w:val="right" w:leader="dot" w:pos="8494"/>
        </w:tabs>
        <w:rPr>
          <w:rFonts w:asciiTheme="minorHAnsi" w:eastAsiaTheme="minorEastAsia" w:hAnsiTheme="minorHAnsi"/>
          <w:noProof/>
          <w:sz w:val="22"/>
          <w:lang w:eastAsia="pt-BR"/>
        </w:rPr>
      </w:pPr>
      <w:hyperlink w:anchor="_Toc511807141" w:history="1">
        <w:r w:rsidR="006D4241" w:rsidRPr="00CD32A9">
          <w:rPr>
            <w:rStyle w:val="Hyperlink"/>
            <w:noProof/>
          </w:rPr>
          <w:t>Figura 12 - Processamento</w:t>
        </w:r>
        <w:r w:rsidR="006D4241">
          <w:rPr>
            <w:noProof/>
            <w:webHidden/>
          </w:rPr>
          <w:tab/>
        </w:r>
        <w:r w:rsidR="006D4241">
          <w:rPr>
            <w:noProof/>
            <w:webHidden/>
          </w:rPr>
          <w:fldChar w:fldCharType="begin"/>
        </w:r>
        <w:r w:rsidR="006D4241">
          <w:rPr>
            <w:noProof/>
            <w:webHidden/>
          </w:rPr>
          <w:instrText xml:space="preserve"> PAGEREF _Toc511807141 \h </w:instrText>
        </w:r>
        <w:r w:rsidR="006D4241">
          <w:rPr>
            <w:noProof/>
            <w:webHidden/>
          </w:rPr>
        </w:r>
        <w:r w:rsidR="006D4241">
          <w:rPr>
            <w:noProof/>
            <w:webHidden/>
          </w:rPr>
          <w:fldChar w:fldCharType="separate"/>
        </w:r>
        <w:r w:rsidR="007D3B9F">
          <w:rPr>
            <w:noProof/>
            <w:webHidden/>
          </w:rPr>
          <w:t>25</w:t>
        </w:r>
        <w:r w:rsidR="006D4241">
          <w:rPr>
            <w:noProof/>
            <w:webHidden/>
          </w:rPr>
          <w:fldChar w:fldCharType="end"/>
        </w:r>
      </w:hyperlink>
    </w:p>
    <w:p w14:paraId="24AD7B50" w14:textId="48F0E2A2" w:rsidR="006D4241" w:rsidRDefault="0072751D">
      <w:pPr>
        <w:pStyle w:val="ndicedeilustraes"/>
        <w:tabs>
          <w:tab w:val="right" w:leader="dot" w:pos="8494"/>
        </w:tabs>
        <w:rPr>
          <w:rFonts w:asciiTheme="minorHAnsi" w:eastAsiaTheme="minorEastAsia" w:hAnsiTheme="minorHAnsi"/>
          <w:noProof/>
          <w:sz w:val="22"/>
          <w:lang w:eastAsia="pt-BR"/>
        </w:rPr>
      </w:pPr>
      <w:hyperlink w:anchor="_Toc511807142" w:history="1">
        <w:r w:rsidR="006D4241" w:rsidRPr="00CD32A9">
          <w:rPr>
            <w:rStyle w:val="Hyperlink"/>
            <w:noProof/>
          </w:rPr>
          <w:t>Figura 13 - Eliminação</w:t>
        </w:r>
        <w:r w:rsidR="006D4241">
          <w:rPr>
            <w:noProof/>
            <w:webHidden/>
          </w:rPr>
          <w:tab/>
        </w:r>
        <w:r w:rsidR="006D4241">
          <w:rPr>
            <w:noProof/>
            <w:webHidden/>
          </w:rPr>
          <w:fldChar w:fldCharType="begin"/>
        </w:r>
        <w:r w:rsidR="006D4241">
          <w:rPr>
            <w:noProof/>
            <w:webHidden/>
          </w:rPr>
          <w:instrText xml:space="preserve"> PAGEREF _Toc511807142 \h </w:instrText>
        </w:r>
        <w:r w:rsidR="006D4241">
          <w:rPr>
            <w:noProof/>
            <w:webHidden/>
          </w:rPr>
        </w:r>
        <w:r w:rsidR="006D4241">
          <w:rPr>
            <w:noProof/>
            <w:webHidden/>
          </w:rPr>
          <w:fldChar w:fldCharType="separate"/>
        </w:r>
        <w:r w:rsidR="007D3B9F">
          <w:rPr>
            <w:noProof/>
            <w:webHidden/>
          </w:rPr>
          <w:t>26</w:t>
        </w:r>
        <w:r w:rsidR="006D4241">
          <w:rPr>
            <w:noProof/>
            <w:webHidden/>
          </w:rPr>
          <w:fldChar w:fldCharType="end"/>
        </w:r>
      </w:hyperlink>
    </w:p>
    <w:p w14:paraId="32A5DF30" w14:textId="01AEFFD0" w:rsidR="00EE38CC" w:rsidRPr="00EE38CC" w:rsidRDefault="006E7B2C" w:rsidP="00EE38CC">
      <w:pPr>
        <w:pStyle w:val="TtuloCentro"/>
        <w:ind w:firstLine="0"/>
        <w:jc w:val="left"/>
      </w:pPr>
      <w:r>
        <w:fldChar w:fldCharType="end"/>
      </w:r>
      <w:r w:rsidR="00EE38CC">
        <w:br w:type="page"/>
      </w:r>
    </w:p>
    <w:p w14:paraId="0981D842" w14:textId="4B83E589" w:rsidR="002C61FF" w:rsidRPr="00DA1CF0" w:rsidRDefault="00DA1CF0" w:rsidP="00EE38CC">
      <w:pPr>
        <w:ind w:firstLine="0"/>
        <w:jc w:val="center"/>
        <w:rPr>
          <w:rFonts w:eastAsia="Calibri" w:cs="Times New Roman"/>
          <w:b/>
          <w:caps/>
          <w:sz w:val="28"/>
          <w:szCs w:val="20"/>
          <w:lang w:eastAsia="pt-BR"/>
        </w:rPr>
      </w:pPr>
      <w:r w:rsidRPr="00DA1CF0">
        <w:rPr>
          <w:rFonts w:eastAsia="Calibri" w:cs="Times New Roman"/>
          <w:b/>
          <w:caps/>
          <w:sz w:val="28"/>
          <w:szCs w:val="20"/>
          <w:lang w:eastAsia="pt-BR"/>
        </w:rPr>
        <w:lastRenderedPageBreak/>
        <w:t>Lista de tabelas</w:t>
      </w:r>
    </w:p>
    <w:p w14:paraId="6C44F28D" w14:textId="1D94C3E8" w:rsidR="009A0154" w:rsidRDefault="008C6657">
      <w:pPr>
        <w:pStyle w:val="ndicedeilustraes"/>
        <w:tabs>
          <w:tab w:val="right" w:leader="dot" w:pos="8494"/>
        </w:tabs>
        <w:rPr>
          <w:rFonts w:asciiTheme="minorHAnsi" w:eastAsiaTheme="minorEastAsia" w:hAnsiTheme="minorHAnsi"/>
          <w:noProof/>
          <w:sz w:val="22"/>
          <w:lang w:eastAsia="pt-BR"/>
        </w:rPr>
      </w:pPr>
      <w:r>
        <w:rPr>
          <w:rFonts w:eastAsia="Times New Roman" w:cs="Arial"/>
          <w:b/>
          <w:caps/>
          <w:szCs w:val="32"/>
          <w:lang w:eastAsia="pt-BR"/>
        </w:rPr>
        <w:fldChar w:fldCharType="begin"/>
      </w:r>
      <w:r>
        <w:rPr>
          <w:rFonts w:eastAsia="Times New Roman" w:cs="Arial"/>
          <w:b/>
          <w:caps/>
          <w:szCs w:val="32"/>
          <w:lang w:eastAsia="pt-BR"/>
        </w:rPr>
        <w:instrText xml:space="preserve"> TOC \h \z \c "Tabela" </w:instrText>
      </w:r>
      <w:r>
        <w:rPr>
          <w:rFonts w:eastAsia="Times New Roman" w:cs="Arial"/>
          <w:b/>
          <w:caps/>
          <w:szCs w:val="32"/>
          <w:lang w:eastAsia="pt-BR"/>
        </w:rPr>
        <w:fldChar w:fldCharType="separate"/>
      </w:r>
      <w:hyperlink w:anchor="_Toc510981250" w:history="1">
        <w:r w:rsidR="009A0154" w:rsidRPr="00D64202">
          <w:rPr>
            <w:rStyle w:val="Hyperlink"/>
            <w:noProof/>
          </w:rPr>
          <w:t>Tabela 1 - Principais características do PIC18F4550</w:t>
        </w:r>
        <w:r w:rsidR="009A0154">
          <w:rPr>
            <w:noProof/>
            <w:webHidden/>
          </w:rPr>
          <w:tab/>
        </w:r>
        <w:r w:rsidR="009A0154">
          <w:rPr>
            <w:noProof/>
            <w:webHidden/>
          </w:rPr>
          <w:fldChar w:fldCharType="begin"/>
        </w:r>
        <w:r w:rsidR="009A0154">
          <w:rPr>
            <w:noProof/>
            <w:webHidden/>
          </w:rPr>
          <w:instrText xml:space="preserve"> PAGEREF _Toc510981250 \h </w:instrText>
        </w:r>
        <w:r w:rsidR="009A0154">
          <w:rPr>
            <w:noProof/>
            <w:webHidden/>
          </w:rPr>
        </w:r>
        <w:r w:rsidR="009A0154">
          <w:rPr>
            <w:noProof/>
            <w:webHidden/>
          </w:rPr>
          <w:fldChar w:fldCharType="separate"/>
        </w:r>
        <w:r w:rsidR="007D3B9F">
          <w:rPr>
            <w:noProof/>
            <w:webHidden/>
          </w:rPr>
          <w:t>21</w:t>
        </w:r>
        <w:r w:rsidR="009A0154">
          <w:rPr>
            <w:noProof/>
            <w:webHidden/>
          </w:rPr>
          <w:fldChar w:fldCharType="end"/>
        </w:r>
      </w:hyperlink>
    </w:p>
    <w:p w14:paraId="2C19F313" w14:textId="1309CC50" w:rsidR="009A0154" w:rsidRDefault="0072751D">
      <w:pPr>
        <w:pStyle w:val="ndicedeilustraes"/>
        <w:tabs>
          <w:tab w:val="right" w:leader="dot" w:pos="8494"/>
        </w:tabs>
        <w:rPr>
          <w:rFonts w:asciiTheme="minorHAnsi" w:eastAsiaTheme="minorEastAsia" w:hAnsiTheme="minorHAnsi"/>
          <w:noProof/>
          <w:sz w:val="22"/>
          <w:lang w:eastAsia="pt-BR"/>
        </w:rPr>
      </w:pPr>
      <w:hyperlink w:anchor="_Toc510981251" w:history="1">
        <w:r w:rsidR="009A0154" w:rsidRPr="00D64202">
          <w:rPr>
            <w:rStyle w:val="Hyperlink"/>
            <w:noProof/>
          </w:rPr>
          <w:t>Tabela 2 - Características do emissor/receptor infravermelho</w:t>
        </w:r>
        <w:r w:rsidR="009A0154">
          <w:rPr>
            <w:noProof/>
            <w:webHidden/>
          </w:rPr>
          <w:tab/>
        </w:r>
        <w:r w:rsidR="009A0154">
          <w:rPr>
            <w:noProof/>
            <w:webHidden/>
          </w:rPr>
          <w:fldChar w:fldCharType="begin"/>
        </w:r>
        <w:r w:rsidR="009A0154">
          <w:rPr>
            <w:noProof/>
            <w:webHidden/>
          </w:rPr>
          <w:instrText xml:space="preserve"> PAGEREF _Toc510981251 \h </w:instrText>
        </w:r>
        <w:r w:rsidR="009A0154">
          <w:rPr>
            <w:noProof/>
            <w:webHidden/>
          </w:rPr>
        </w:r>
        <w:r w:rsidR="009A0154">
          <w:rPr>
            <w:noProof/>
            <w:webHidden/>
          </w:rPr>
          <w:fldChar w:fldCharType="separate"/>
        </w:r>
        <w:r w:rsidR="007D3B9F">
          <w:rPr>
            <w:noProof/>
            <w:webHidden/>
          </w:rPr>
          <w:t>22</w:t>
        </w:r>
        <w:r w:rsidR="009A0154">
          <w:rPr>
            <w:noProof/>
            <w:webHidden/>
          </w:rPr>
          <w:fldChar w:fldCharType="end"/>
        </w:r>
      </w:hyperlink>
    </w:p>
    <w:p w14:paraId="7A8EF072" w14:textId="0260BAF6" w:rsidR="009A0154" w:rsidRDefault="0072751D">
      <w:pPr>
        <w:pStyle w:val="ndicedeilustraes"/>
        <w:tabs>
          <w:tab w:val="right" w:leader="dot" w:pos="8494"/>
        </w:tabs>
        <w:rPr>
          <w:rFonts w:asciiTheme="minorHAnsi" w:eastAsiaTheme="minorEastAsia" w:hAnsiTheme="minorHAnsi"/>
          <w:noProof/>
          <w:sz w:val="22"/>
          <w:lang w:eastAsia="pt-BR"/>
        </w:rPr>
      </w:pPr>
      <w:hyperlink w:anchor="_Toc510981252" w:history="1">
        <w:r w:rsidR="009A0154" w:rsidRPr="00D64202">
          <w:rPr>
            <w:rStyle w:val="Hyperlink"/>
            <w:noProof/>
          </w:rPr>
          <w:t>Tabela 3 - Características do módulo laser LA03-3500.</w:t>
        </w:r>
        <w:r w:rsidR="009A0154">
          <w:rPr>
            <w:noProof/>
            <w:webHidden/>
          </w:rPr>
          <w:tab/>
        </w:r>
        <w:r w:rsidR="009A0154">
          <w:rPr>
            <w:noProof/>
            <w:webHidden/>
          </w:rPr>
          <w:fldChar w:fldCharType="begin"/>
        </w:r>
        <w:r w:rsidR="009A0154">
          <w:rPr>
            <w:noProof/>
            <w:webHidden/>
          </w:rPr>
          <w:instrText xml:space="preserve"> PAGEREF _Toc510981252 \h </w:instrText>
        </w:r>
        <w:r w:rsidR="009A0154">
          <w:rPr>
            <w:noProof/>
            <w:webHidden/>
          </w:rPr>
        </w:r>
        <w:r w:rsidR="009A0154">
          <w:rPr>
            <w:noProof/>
            <w:webHidden/>
          </w:rPr>
          <w:fldChar w:fldCharType="separate"/>
        </w:r>
        <w:r w:rsidR="007D3B9F">
          <w:rPr>
            <w:noProof/>
            <w:webHidden/>
          </w:rPr>
          <w:t>23</w:t>
        </w:r>
        <w:r w:rsidR="009A0154">
          <w:rPr>
            <w:noProof/>
            <w:webHidden/>
          </w:rPr>
          <w:fldChar w:fldCharType="end"/>
        </w:r>
      </w:hyperlink>
    </w:p>
    <w:p w14:paraId="1CD32815" w14:textId="0107D3F3" w:rsidR="008A5F4C" w:rsidRPr="00EE38CC" w:rsidRDefault="008C6657" w:rsidP="00EE38CC">
      <w:pPr>
        <w:spacing w:line="276" w:lineRule="auto"/>
        <w:ind w:firstLine="0"/>
        <w:rPr>
          <w:rFonts w:eastAsia="Times New Roman" w:cs="Arial"/>
          <w:b/>
          <w:caps/>
          <w:szCs w:val="32"/>
          <w:lang w:eastAsia="pt-BR"/>
        </w:rPr>
      </w:pPr>
      <w:r>
        <w:rPr>
          <w:rFonts w:eastAsia="Times New Roman" w:cs="Arial"/>
          <w:b/>
          <w:caps/>
          <w:szCs w:val="32"/>
          <w:lang w:eastAsia="pt-BR"/>
        </w:rPr>
        <w:fldChar w:fldCharType="end"/>
      </w:r>
      <w:r w:rsidR="004271FA">
        <w:rPr>
          <w:rFonts w:eastAsia="Calibri" w:cs="Arial"/>
          <w:b/>
          <w:caps/>
          <w:sz w:val="28"/>
          <w:szCs w:val="20"/>
          <w:lang w:eastAsia="pt-BR"/>
        </w:rPr>
        <w:br w:type="page"/>
      </w:r>
    </w:p>
    <w:p w14:paraId="6BB57449" w14:textId="77777777" w:rsidR="00C67C73" w:rsidRPr="00426ACC" w:rsidRDefault="00C67C73" w:rsidP="00CF5DF3">
      <w:pPr>
        <w:pStyle w:val="Titulo1tcc"/>
      </w:pPr>
      <w:r w:rsidRPr="00426ACC">
        <w:lastRenderedPageBreak/>
        <w:t>Sumário</w:t>
      </w:r>
    </w:p>
    <w:p w14:paraId="40BBB660" w14:textId="631D9DCC" w:rsidR="008E112D" w:rsidRDefault="00474329">
      <w:pPr>
        <w:pStyle w:val="Sumrio1"/>
        <w:rPr>
          <w:rFonts w:asciiTheme="minorHAnsi" w:eastAsiaTheme="minorEastAsia" w:hAnsiTheme="minorHAnsi"/>
          <w:b w:val="0"/>
          <w:bCs w:val="0"/>
          <w:caps w:val="0"/>
          <w:noProof/>
          <w:sz w:val="22"/>
          <w:szCs w:val="22"/>
          <w:lang w:eastAsia="pt-BR"/>
        </w:rPr>
      </w:pPr>
      <w:r>
        <w:rPr>
          <w:rFonts w:asciiTheme="majorHAnsi" w:eastAsia="Calibri" w:hAnsiTheme="majorHAnsi" w:cs="Times New Roman"/>
          <w:sz w:val="28"/>
          <w:szCs w:val="20"/>
          <w:lang w:eastAsia="pt-BR"/>
        </w:rPr>
        <w:fldChar w:fldCharType="begin"/>
      </w:r>
      <w:r>
        <w:rPr>
          <w:rFonts w:asciiTheme="majorHAnsi" w:eastAsia="Calibri" w:hAnsiTheme="majorHAnsi" w:cs="Times New Roman"/>
          <w:sz w:val="28"/>
          <w:szCs w:val="20"/>
          <w:lang w:eastAsia="pt-BR"/>
        </w:rPr>
        <w:instrText xml:space="preserve"> TOC \o "1-4" \h \z \u </w:instrText>
      </w:r>
      <w:r>
        <w:rPr>
          <w:rFonts w:asciiTheme="majorHAnsi" w:eastAsia="Calibri" w:hAnsiTheme="majorHAnsi" w:cs="Times New Roman"/>
          <w:sz w:val="28"/>
          <w:szCs w:val="20"/>
          <w:lang w:eastAsia="pt-BR"/>
        </w:rPr>
        <w:fldChar w:fldCharType="separate"/>
      </w:r>
      <w:hyperlink w:anchor="_Toc511807575" w:history="1">
        <w:r w:rsidR="008E112D" w:rsidRPr="00B04CA4">
          <w:rPr>
            <w:rStyle w:val="Hyperlink"/>
            <w:noProof/>
          </w:rPr>
          <w:t>1.</w:t>
        </w:r>
        <w:r w:rsidR="008E112D">
          <w:rPr>
            <w:rFonts w:asciiTheme="minorHAnsi" w:eastAsiaTheme="minorEastAsia" w:hAnsiTheme="minorHAnsi"/>
            <w:b w:val="0"/>
            <w:bCs w:val="0"/>
            <w:caps w:val="0"/>
            <w:noProof/>
            <w:sz w:val="22"/>
            <w:szCs w:val="22"/>
            <w:lang w:eastAsia="pt-BR"/>
          </w:rPr>
          <w:tab/>
        </w:r>
        <w:r w:rsidR="008E112D" w:rsidRPr="00B04CA4">
          <w:rPr>
            <w:rStyle w:val="Hyperlink"/>
            <w:noProof/>
          </w:rPr>
          <w:t>INTRODUÇÃO</w:t>
        </w:r>
        <w:r w:rsidR="008E112D">
          <w:rPr>
            <w:noProof/>
            <w:webHidden/>
          </w:rPr>
          <w:tab/>
        </w:r>
        <w:r w:rsidR="008E112D">
          <w:rPr>
            <w:noProof/>
            <w:webHidden/>
          </w:rPr>
          <w:fldChar w:fldCharType="begin"/>
        </w:r>
        <w:r w:rsidR="008E112D">
          <w:rPr>
            <w:noProof/>
            <w:webHidden/>
          </w:rPr>
          <w:instrText xml:space="preserve"> PAGEREF _Toc511807575 \h </w:instrText>
        </w:r>
        <w:r w:rsidR="008E112D">
          <w:rPr>
            <w:noProof/>
            <w:webHidden/>
          </w:rPr>
        </w:r>
        <w:r w:rsidR="008E112D">
          <w:rPr>
            <w:noProof/>
            <w:webHidden/>
          </w:rPr>
          <w:fldChar w:fldCharType="separate"/>
        </w:r>
        <w:r w:rsidR="007D3B9F">
          <w:rPr>
            <w:noProof/>
            <w:webHidden/>
          </w:rPr>
          <w:t>12</w:t>
        </w:r>
        <w:r w:rsidR="008E112D">
          <w:rPr>
            <w:noProof/>
            <w:webHidden/>
          </w:rPr>
          <w:fldChar w:fldCharType="end"/>
        </w:r>
      </w:hyperlink>
    </w:p>
    <w:p w14:paraId="7C5044D5" w14:textId="4346834C" w:rsidR="008E112D" w:rsidRDefault="0072751D">
      <w:pPr>
        <w:pStyle w:val="Sumrio2"/>
        <w:rPr>
          <w:rFonts w:asciiTheme="minorHAnsi" w:eastAsiaTheme="minorEastAsia" w:hAnsiTheme="minorHAnsi"/>
          <w:bCs w:val="0"/>
          <w:sz w:val="22"/>
          <w:szCs w:val="22"/>
          <w:lang w:eastAsia="pt-BR"/>
        </w:rPr>
      </w:pPr>
      <w:hyperlink w:anchor="_Toc511807576" w:history="1">
        <w:r w:rsidR="008E112D" w:rsidRPr="00B04CA4">
          <w:rPr>
            <w:rStyle w:val="Hyperlink"/>
          </w:rPr>
          <w:t>1.1</w:t>
        </w:r>
        <w:r w:rsidR="008E112D">
          <w:rPr>
            <w:rFonts w:asciiTheme="minorHAnsi" w:eastAsiaTheme="minorEastAsia" w:hAnsiTheme="minorHAnsi"/>
            <w:bCs w:val="0"/>
            <w:sz w:val="22"/>
            <w:szCs w:val="22"/>
            <w:lang w:eastAsia="pt-BR"/>
          </w:rPr>
          <w:tab/>
        </w:r>
        <w:r w:rsidR="008E112D" w:rsidRPr="00B04CA4">
          <w:rPr>
            <w:rStyle w:val="Hyperlink"/>
          </w:rPr>
          <w:t>PROBLEMA</w:t>
        </w:r>
        <w:r w:rsidR="008E112D">
          <w:rPr>
            <w:webHidden/>
          </w:rPr>
          <w:tab/>
        </w:r>
        <w:r w:rsidR="008E112D">
          <w:rPr>
            <w:webHidden/>
          </w:rPr>
          <w:fldChar w:fldCharType="begin"/>
        </w:r>
        <w:r w:rsidR="008E112D">
          <w:rPr>
            <w:webHidden/>
          </w:rPr>
          <w:instrText xml:space="preserve"> PAGEREF _Toc511807576 \h </w:instrText>
        </w:r>
        <w:r w:rsidR="008E112D">
          <w:rPr>
            <w:webHidden/>
          </w:rPr>
        </w:r>
        <w:r w:rsidR="008E112D">
          <w:rPr>
            <w:webHidden/>
          </w:rPr>
          <w:fldChar w:fldCharType="separate"/>
        </w:r>
        <w:r w:rsidR="007D3B9F">
          <w:rPr>
            <w:webHidden/>
          </w:rPr>
          <w:t>13</w:t>
        </w:r>
        <w:r w:rsidR="008E112D">
          <w:rPr>
            <w:webHidden/>
          </w:rPr>
          <w:fldChar w:fldCharType="end"/>
        </w:r>
      </w:hyperlink>
    </w:p>
    <w:p w14:paraId="2E6D95EB" w14:textId="27CC6273" w:rsidR="008E112D" w:rsidRDefault="0072751D">
      <w:pPr>
        <w:pStyle w:val="Sumrio2"/>
        <w:rPr>
          <w:rFonts w:asciiTheme="minorHAnsi" w:eastAsiaTheme="minorEastAsia" w:hAnsiTheme="minorHAnsi"/>
          <w:bCs w:val="0"/>
          <w:sz w:val="22"/>
          <w:szCs w:val="22"/>
          <w:lang w:eastAsia="pt-BR"/>
        </w:rPr>
      </w:pPr>
      <w:hyperlink w:anchor="_Toc511807577" w:history="1">
        <w:r w:rsidR="008E112D" w:rsidRPr="00B04CA4">
          <w:rPr>
            <w:rStyle w:val="Hyperlink"/>
          </w:rPr>
          <w:t>1.2</w:t>
        </w:r>
        <w:r w:rsidR="008E112D">
          <w:rPr>
            <w:rFonts w:asciiTheme="minorHAnsi" w:eastAsiaTheme="minorEastAsia" w:hAnsiTheme="minorHAnsi"/>
            <w:bCs w:val="0"/>
            <w:sz w:val="22"/>
            <w:szCs w:val="22"/>
            <w:lang w:eastAsia="pt-BR"/>
          </w:rPr>
          <w:tab/>
        </w:r>
        <w:r w:rsidR="008E112D" w:rsidRPr="00B04CA4">
          <w:rPr>
            <w:rStyle w:val="Hyperlink"/>
          </w:rPr>
          <w:t>RELEVÂNCIA</w:t>
        </w:r>
        <w:r w:rsidR="008E112D">
          <w:rPr>
            <w:webHidden/>
          </w:rPr>
          <w:tab/>
        </w:r>
        <w:r w:rsidR="008E112D">
          <w:rPr>
            <w:webHidden/>
          </w:rPr>
          <w:fldChar w:fldCharType="begin"/>
        </w:r>
        <w:r w:rsidR="008E112D">
          <w:rPr>
            <w:webHidden/>
          </w:rPr>
          <w:instrText xml:space="preserve"> PAGEREF _Toc511807577 \h </w:instrText>
        </w:r>
        <w:r w:rsidR="008E112D">
          <w:rPr>
            <w:webHidden/>
          </w:rPr>
        </w:r>
        <w:r w:rsidR="008E112D">
          <w:rPr>
            <w:webHidden/>
          </w:rPr>
          <w:fldChar w:fldCharType="separate"/>
        </w:r>
        <w:r w:rsidR="007D3B9F">
          <w:rPr>
            <w:webHidden/>
          </w:rPr>
          <w:t>13</w:t>
        </w:r>
        <w:r w:rsidR="008E112D">
          <w:rPr>
            <w:webHidden/>
          </w:rPr>
          <w:fldChar w:fldCharType="end"/>
        </w:r>
      </w:hyperlink>
    </w:p>
    <w:p w14:paraId="3D1D19A2" w14:textId="2A3D5487" w:rsidR="008E112D" w:rsidRDefault="0072751D">
      <w:pPr>
        <w:pStyle w:val="Sumrio2"/>
        <w:rPr>
          <w:rFonts w:asciiTheme="minorHAnsi" w:eastAsiaTheme="minorEastAsia" w:hAnsiTheme="minorHAnsi"/>
          <w:bCs w:val="0"/>
          <w:sz w:val="22"/>
          <w:szCs w:val="22"/>
          <w:lang w:eastAsia="pt-BR"/>
        </w:rPr>
      </w:pPr>
      <w:hyperlink w:anchor="_Toc511807578" w:history="1">
        <w:r w:rsidR="008E112D" w:rsidRPr="00B04CA4">
          <w:rPr>
            <w:rStyle w:val="Hyperlink"/>
          </w:rPr>
          <w:t>1.3</w:t>
        </w:r>
        <w:r w:rsidR="008E112D">
          <w:rPr>
            <w:rFonts w:asciiTheme="minorHAnsi" w:eastAsiaTheme="minorEastAsia" w:hAnsiTheme="minorHAnsi"/>
            <w:bCs w:val="0"/>
            <w:sz w:val="22"/>
            <w:szCs w:val="22"/>
            <w:lang w:eastAsia="pt-BR"/>
          </w:rPr>
          <w:tab/>
        </w:r>
        <w:r w:rsidR="008E112D" w:rsidRPr="00B04CA4">
          <w:rPr>
            <w:rStyle w:val="Hyperlink"/>
          </w:rPr>
          <w:t>JUSTIFICATIVA</w:t>
        </w:r>
        <w:r w:rsidR="008E112D">
          <w:rPr>
            <w:webHidden/>
          </w:rPr>
          <w:tab/>
        </w:r>
        <w:r w:rsidR="008E112D">
          <w:rPr>
            <w:webHidden/>
          </w:rPr>
          <w:fldChar w:fldCharType="begin"/>
        </w:r>
        <w:r w:rsidR="008E112D">
          <w:rPr>
            <w:webHidden/>
          </w:rPr>
          <w:instrText xml:space="preserve"> PAGEREF _Toc511807578 \h </w:instrText>
        </w:r>
        <w:r w:rsidR="008E112D">
          <w:rPr>
            <w:webHidden/>
          </w:rPr>
        </w:r>
        <w:r w:rsidR="008E112D">
          <w:rPr>
            <w:webHidden/>
          </w:rPr>
          <w:fldChar w:fldCharType="separate"/>
        </w:r>
        <w:r w:rsidR="007D3B9F">
          <w:rPr>
            <w:webHidden/>
          </w:rPr>
          <w:t>13</w:t>
        </w:r>
        <w:r w:rsidR="008E112D">
          <w:rPr>
            <w:webHidden/>
          </w:rPr>
          <w:fldChar w:fldCharType="end"/>
        </w:r>
      </w:hyperlink>
    </w:p>
    <w:p w14:paraId="206D3DB6" w14:textId="7B72D1FD" w:rsidR="008E112D" w:rsidRDefault="0072751D">
      <w:pPr>
        <w:pStyle w:val="Sumrio2"/>
        <w:rPr>
          <w:rFonts w:asciiTheme="minorHAnsi" w:eastAsiaTheme="minorEastAsia" w:hAnsiTheme="minorHAnsi"/>
          <w:bCs w:val="0"/>
          <w:sz w:val="22"/>
          <w:szCs w:val="22"/>
          <w:lang w:eastAsia="pt-BR"/>
        </w:rPr>
      </w:pPr>
      <w:hyperlink w:anchor="_Toc511807579" w:history="1">
        <w:r w:rsidR="008E112D" w:rsidRPr="00B04CA4">
          <w:rPr>
            <w:rStyle w:val="Hyperlink"/>
          </w:rPr>
          <w:t>1.4</w:t>
        </w:r>
        <w:r w:rsidR="008E112D">
          <w:rPr>
            <w:rFonts w:asciiTheme="minorHAnsi" w:eastAsiaTheme="minorEastAsia" w:hAnsiTheme="minorHAnsi"/>
            <w:bCs w:val="0"/>
            <w:sz w:val="22"/>
            <w:szCs w:val="22"/>
            <w:lang w:eastAsia="pt-BR"/>
          </w:rPr>
          <w:tab/>
        </w:r>
        <w:r w:rsidR="008E112D" w:rsidRPr="00B04CA4">
          <w:rPr>
            <w:rStyle w:val="Hyperlink"/>
          </w:rPr>
          <w:t>OBJETIVOS</w:t>
        </w:r>
        <w:r w:rsidR="008E112D">
          <w:rPr>
            <w:webHidden/>
          </w:rPr>
          <w:tab/>
        </w:r>
        <w:r w:rsidR="008E112D">
          <w:rPr>
            <w:webHidden/>
          </w:rPr>
          <w:fldChar w:fldCharType="begin"/>
        </w:r>
        <w:r w:rsidR="008E112D">
          <w:rPr>
            <w:webHidden/>
          </w:rPr>
          <w:instrText xml:space="preserve"> PAGEREF _Toc511807579 \h </w:instrText>
        </w:r>
        <w:r w:rsidR="008E112D">
          <w:rPr>
            <w:webHidden/>
          </w:rPr>
        </w:r>
        <w:r w:rsidR="008E112D">
          <w:rPr>
            <w:webHidden/>
          </w:rPr>
          <w:fldChar w:fldCharType="separate"/>
        </w:r>
        <w:r w:rsidR="007D3B9F">
          <w:rPr>
            <w:webHidden/>
          </w:rPr>
          <w:t>15</w:t>
        </w:r>
        <w:r w:rsidR="008E112D">
          <w:rPr>
            <w:webHidden/>
          </w:rPr>
          <w:fldChar w:fldCharType="end"/>
        </w:r>
      </w:hyperlink>
    </w:p>
    <w:p w14:paraId="19E52B23" w14:textId="28BA0826" w:rsidR="008E112D" w:rsidRDefault="0072751D">
      <w:pPr>
        <w:pStyle w:val="Sumrio3"/>
        <w:rPr>
          <w:rFonts w:asciiTheme="minorHAnsi" w:eastAsiaTheme="minorEastAsia" w:hAnsiTheme="minorHAnsi"/>
          <w:b w:val="0"/>
          <w:sz w:val="22"/>
          <w:szCs w:val="22"/>
          <w:lang w:eastAsia="pt-BR"/>
        </w:rPr>
      </w:pPr>
      <w:hyperlink w:anchor="_Toc511807580" w:history="1">
        <w:r w:rsidR="008E112D" w:rsidRPr="00B04CA4">
          <w:rPr>
            <w:rStyle w:val="Hyperlink"/>
          </w:rPr>
          <w:t>1.4.1</w:t>
        </w:r>
        <w:r w:rsidR="008E112D">
          <w:rPr>
            <w:rFonts w:asciiTheme="minorHAnsi" w:eastAsiaTheme="minorEastAsia" w:hAnsiTheme="minorHAnsi"/>
            <w:b w:val="0"/>
            <w:sz w:val="22"/>
            <w:szCs w:val="22"/>
            <w:lang w:eastAsia="pt-BR"/>
          </w:rPr>
          <w:tab/>
        </w:r>
        <w:r w:rsidR="008E112D" w:rsidRPr="00B04CA4">
          <w:rPr>
            <w:rStyle w:val="Hyperlink"/>
          </w:rPr>
          <w:t>Objetivo geral</w:t>
        </w:r>
        <w:r w:rsidR="008E112D">
          <w:rPr>
            <w:webHidden/>
          </w:rPr>
          <w:tab/>
        </w:r>
        <w:r w:rsidR="008E112D">
          <w:rPr>
            <w:webHidden/>
          </w:rPr>
          <w:fldChar w:fldCharType="begin"/>
        </w:r>
        <w:r w:rsidR="008E112D">
          <w:rPr>
            <w:webHidden/>
          </w:rPr>
          <w:instrText xml:space="preserve"> PAGEREF _Toc511807580 \h </w:instrText>
        </w:r>
        <w:r w:rsidR="008E112D">
          <w:rPr>
            <w:webHidden/>
          </w:rPr>
        </w:r>
        <w:r w:rsidR="008E112D">
          <w:rPr>
            <w:webHidden/>
          </w:rPr>
          <w:fldChar w:fldCharType="separate"/>
        </w:r>
        <w:r w:rsidR="007D3B9F">
          <w:rPr>
            <w:webHidden/>
          </w:rPr>
          <w:t>15</w:t>
        </w:r>
        <w:r w:rsidR="008E112D">
          <w:rPr>
            <w:webHidden/>
          </w:rPr>
          <w:fldChar w:fldCharType="end"/>
        </w:r>
      </w:hyperlink>
    </w:p>
    <w:p w14:paraId="07B4A427" w14:textId="772C8445" w:rsidR="008E112D" w:rsidRDefault="0072751D">
      <w:pPr>
        <w:pStyle w:val="Sumrio3"/>
        <w:rPr>
          <w:rFonts w:asciiTheme="minorHAnsi" w:eastAsiaTheme="minorEastAsia" w:hAnsiTheme="minorHAnsi"/>
          <w:b w:val="0"/>
          <w:sz w:val="22"/>
          <w:szCs w:val="22"/>
          <w:lang w:eastAsia="pt-BR"/>
        </w:rPr>
      </w:pPr>
      <w:hyperlink w:anchor="_Toc511807581" w:history="1">
        <w:r w:rsidR="008E112D" w:rsidRPr="00B04CA4">
          <w:rPr>
            <w:rStyle w:val="Hyperlink"/>
          </w:rPr>
          <w:t>1.4.2</w:t>
        </w:r>
        <w:r w:rsidR="008E112D">
          <w:rPr>
            <w:rFonts w:asciiTheme="minorHAnsi" w:eastAsiaTheme="minorEastAsia" w:hAnsiTheme="minorHAnsi"/>
            <w:b w:val="0"/>
            <w:sz w:val="22"/>
            <w:szCs w:val="22"/>
            <w:lang w:eastAsia="pt-BR"/>
          </w:rPr>
          <w:tab/>
        </w:r>
        <w:r w:rsidR="008E112D" w:rsidRPr="00B04CA4">
          <w:rPr>
            <w:rStyle w:val="Hyperlink"/>
          </w:rPr>
          <w:t>Objetivos específicos</w:t>
        </w:r>
        <w:r w:rsidR="008E112D">
          <w:rPr>
            <w:webHidden/>
          </w:rPr>
          <w:tab/>
        </w:r>
        <w:r w:rsidR="008E112D">
          <w:rPr>
            <w:webHidden/>
          </w:rPr>
          <w:fldChar w:fldCharType="begin"/>
        </w:r>
        <w:r w:rsidR="008E112D">
          <w:rPr>
            <w:webHidden/>
          </w:rPr>
          <w:instrText xml:space="preserve"> PAGEREF _Toc511807581 \h </w:instrText>
        </w:r>
        <w:r w:rsidR="008E112D">
          <w:rPr>
            <w:webHidden/>
          </w:rPr>
        </w:r>
        <w:r w:rsidR="008E112D">
          <w:rPr>
            <w:webHidden/>
          </w:rPr>
          <w:fldChar w:fldCharType="separate"/>
        </w:r>
        <w:r w:rsidR="007D3B9F">
          <w:rPr>
            <w:webHidden/>
          </w:rPr>
          <w:t>15</w:t>
        </w:r>
        <w:r w:rsidR="008E112D">
          <w:rPr>
            <w:webHidden/>
          </w:rPr>
          <w:fldChar w:fldCharType="end"/>
        </w:r>
      </w:hyperlink>
    </w:p>
    <w:p w14:paraId="380A15C1" w14:textId="56421809" w:rsidR="008E112D" w:rsidRDefault="0072751D">
      <w:pPr>
        <w:pStyle w:val="Sumrio2"/>
        <w:rPr>
          <w:rFonts w:asciiTheme="minorHAnsi" w:eastAsiaTheme="minorEastAsia" w:hAnsiTheme="minorHAnsi"/>
          <w:bCs w:val="0"/>
          <w:sz w:val="22"/>
          <w:szCs w:val="22"/>
          <w:lang w:eastAsia="pt-BR"/>
        </w:rPr>
      </w:pPr>
      <w:hyperlink w:anchor="_Toc511807582" w:history="1">
        <w:r w:rsidR="008E112D" w:rsidRPr="00B04CA4">
          <w:rPr>
            <w:rStyle w:val="Hyperlink"/>
          </w:rPr>
          <w:t>1.5</w:t>
        </w:r>
        <w:r w:rsidR="008E112D">
          <w:rPr>
            <w:rFonts w:asciiTheme="minorHAnsi" w:eastAsiaTheme="minorEastAsia" w:hAnsiTheme="minorHAnsi"/>
            <w:bCs w:val="0"/>
            <w:sz w:val="22"/>
            <w:szCs w:val="22"/>
            <w:lang w:eastAsia="pt-BR"/>
          </w:rPr>
          <w:tab/>
        </w:r>
        <w:r w:rsidR="008E112D" w:rsidRPr="00B04CA4">
          <w:rPr>
            <w:rStyle w:val="Hyperlink"/>
          </w:rPr>
          <w:t>ORGANIZAÇÃO DO TEXTO</w:t>
        </w:r>
        <w:r w:rsidR="008E112D">
          <w:rPr>
            <w:webHidden/>
          </w:rPr>
          <w:tab/>
        </w:r>
        <w:r w:rsidR="008E112D">
          <w:rPr>
            <w:webHidden/>
          </w:rPr>
          <w:fldChar w:fldCharType="begin"/>
        </w:r>
        <w:r w:rsidR="008E112D">
          <w:rPr>
            <w:webHidden/>
          </w:rPr>
          <w:instrText xml:space="preserve"> PAGEREF _Toc511807582 \h </w:instrText>
        </w:r>
        <w:r w:rsidR="008E112D">
          <w:rPr>
            <w:webHidden/>
          </w:rPr>
        </w:r>
        <w:r w:rsidR="008E112D">
          <w:rPr>
            <w:webHidden/>
          </w:rPr>
          <w:fldChar w:fldCharType="separate"/>
        </w:r>
        <w:r w:rsidR="007D3B9F">
          <w:rPr>
            <w:webHidden/>
          </w:rPr>
          <w:t>15</w:t>
        </w:r>
        <w:r w:rsidR="008E112D">
          <w:rPr>
            <w:webHidden/>
          </w:rPr>
          <w:fldChar w:fldCharType="end"/>
        </w:r>
      </w:hyperlink>
    </w:p>
    <w:p w14:paraId="75F15FAE" w14:textId="78C75593" w:rsidR="008E112D" w:rsidRDefault="0072751D">
      <w:pPr>
        <w:pStyle w:val="Sumrio1"/>
        <w:rPr>
          <w:rFonts w:asciiTheme="minorHAnsi" w:eastAsiaTheme="minorEastAsia" w:hAnsiTheme="minorHAnsi"/>
          <w:b w:val="0"/>
          <w:bCs w:val="0"/>
          <w:caps w:val="0"/>
          <w:noProof/>
          <w:sz w:val="22"/>
          <w:szCs w:val="22"/>
          <w:lang w:eastAsia="pt-BR"/>
        </w:rPr>
      </w:pPr>
      <w:hyperlink w:anchor="_Toc511807583" w:history="1">
        <w:r w:rsidR="008E112D" w:rsidRPr="00B04CA4">
          <w:rPr>
            <w:rStyle w:val="Hyperlink"/>
            <w:noProof/>
          </w:rPr>
          <w:t>2.</w:t>
        </w:r>
        <w:r w:rsidR="008E112D">
          <w:rPr>
            <w:rFonts w:asciiTheme="minorHAnsi" w:eastAsiaTheme="minorEastAsia" w:hAnsiTheme="minorHAnsi"/>
            <w:b w:val="0"/>
            <w:bCs w:val="0"/>
            <w:caps w:val="0"/>
            <w:noProof/>
            <w:sz w:val="22"/>
            <w:szCs w:val="22"/>
            <w:lang w:eastAsia="pt-BR"/>
          </w:rPr>
          <w:tab/>
        </w:r>
        <w:r w:rsidR="008E112D" w:rsidRPr="00B04CA4">
          <w:rPr>
            <w:rStyle w:val="Hyperlink"/>
            <w:noProof/>
          </w:rPr>
          <w:t>FUNDAMENTAÇÃO TEÓRICA</w:t>
        </w:r>
        <w:r w:rsidR="008E112D">
          <w:rPr>
            <w:noProof/>
            <w:webHidden/>
          </w:rPr>
          <w:tab/>
        </w:r>
        <w:r w:rsidR="008E112D">
          <w:rPr>
            <w:noProof/>
            <w:webHidden/>
          </w:rPr>
          <w:fldChar w:fldCharType="begin"/>
        </w:r>
        <w:r w:rsidR="008E112D">
          <w:rPr>
            <w:noProof/>
            <w:webHidden/>
          </w:rPr>
          <w:instrText xml:space="preserve"> PAGEREF _Toc511807583 \h </w:instrText>
        </w:r>
        <w:r w:rsidR="008E112D">
          <w:rPr>
            <w:noProof/>
            <w:webHidden/>
          </w:rPr>
        </w:r>
        <w:r w:rsidR="008E112D">
          <w:rPr>
            <w:noProof/>
            <w:webHidden/>
          </w:rPr>
          <w:fldChar w:fldCharType="separate"/>
        </w:r>
        <w:r w:rsidR="007D3B9F">
          <w:rPr>
            <w:noProof/>
            <w:webHidden/>
          </w:rPr>
          <w:t>16</w:t>
        </w:r>
        <w:r w:rsidR="008E112D">
          <w:rPr>
            <w:noProof/>
            <w:webHidden/>
          </w:rPr>
          <w:fldChar w:fldCharType="end"/>
        </w:r>
      </w:hyperlink>
    </w:p>
    <w:p w14:paraId="47F09CDB" w14:textId="145B065A" w:rsidR="008E112D" w:rsidRDefault="0072751D">
      <w:pPr>
        <w:pStyle w:val="Sumrio2"/>
        <w:rPr>
          <w:rFonts w:asciiTheme="minorHAnsi" w:eastAsiaTheme="minorEastAsia" w:hAnsiTheme="minorHAnsi"/>
          <w:bCs w:val="0"/>
          <w:sz w:val="22"/>
          <w:szCs w:val="22"/>
          <w:lang w:eastAsia="pt-BR"/>
        </w:rPr>
      </w:pPr>
      <w:hyperlink w:anchor="_Toc511807584" w:history="1">
        <w:r w:rsidR="008E112D" w:rsidRPr="00B04CA4">
          <w:rPr>
            <w:rStyle w:val="Hyperlink"/>
          </w:rPr>
          <w:t>2.1</w:t>
        </w:r>
        <w:r w:rsidR="008E112D">
          <w:rPr>
            <w:rFonts w:asciiTheme="minorHAnsi" w:eastAsiaTheme="minorEastAsia" w:hAnsiTheme="minorHAnsi"/>
            <w:bCs w:val="0"/>
            <w:sz w:val="22"/>
            <w:szCs w:val="22"/>
            <w:lang w:eastAsia="pt-BR"/>
          </w:rPr>
          <w:tab/>
        </w:r>
        <w:r w:rsidR="008E112D" w:rsidRPr="00B04CA4">
          <w:rPr>
            <w:rStyle w:val="Hyperlink"/>
          </w:rPr>
          <w:t>MOSQUITO</w:t>
        </w:r>
        <w:r w:rsidR="008E112D">
          <w:rPr>
            <w:webHidden/>
          </w:rPr>
          <w:tab/>
        </w:r>
        <w:r w:rsidR="008E112D">
          <w:rPr>
            <w:webHidden/>
          </w:rPr>
          <w:fldChar w:fldCharType="begin"/>
        </w:r>
        <w:r w:rsidR="008E112D">
          <w:rPr>
            <w:webHidden/>
          </w:rPr>
          <w:instrText xml:space="preserve"> PAGEREF _Toc511807584 \h </w:instrText>
        </w:r>
        <w:r w:rsidR="008E112D">
          <w:rPr>
            <w:webHidden/>
          </w:rPr>
        </w:r>
        <w:r w:rsidR="008E112D">
          <w:rPr>
            <w:webHidden/>
          </w:rPr>
          <w:fldChar w:fldCharType="separate"/>
        </w:r>
        <w:r w:rsidR="007D3B9F">
          <w:rPr>
            <w:webHidden/>
          </w:rPr>
          <w:t>16</w:t>
        </w:r>
        <w:r w:rsidR="008E112D">
          <w:rPr>
            <w:webHidden/>
          </w:rPr>
          <w:fldChar w:fldCharType="end"/>
        </w:r>
      </w:hyperlink>
    </w:p>
    <w:p w14:paraId="74BE6721" w14:textId="7E5D7E02" w:rsidR="008E112D" w:rsidRDefault="0072751D">
      <w:pPr>
        <w:pStyle w:val="Sumrio2"/>
        <w:rPr>
          <w:rFonts w:asciiTheme="minorHAnsi" w:eastAsiaTheme="minorEastAsia" w:hAnsiTheme="minorHAnsi"/>
          <w:bCs w:val="0"/>
          <w:sz w:val="22"/>
          <w:szCs w:val="22"/>
          <w:lang w:eastAsia="pt-BR"/>
        </w:rPr>
      </w:pPr>
      <w:hyperlink w:anchor="_Toc511807585" w:history="1">
        <w:r w:rsidR="008E112D" w:rsidRPr="00B04CA4">
          <w:rPr>
            <w:rStyle w:val="Hyperlink"/>
          </w:rPr>
          <w:t>2.2</w:t>
        </w:r>
        <w:r w:rsidR="008E112D">
          <w:rPr>
            <w:rFonts w:asciiTheme="minorHAnsi" w:eastAsiaTheme="minorEastAsia" w:hAnsiTheme="minorHAnsi"/>
            <w:bCs w:val="0"/>
            <w:sz w:val="22"/>
            <w:szCs w:val="22"/>
            <w:lang w:eastAsia="pt-BR"/>
          </w:rPr>
          <w:tab/>
        </w:r>
        <w:r w:rsidR="008E112D" w:rsidRPr="00B04CA4">
          <w:rPr>
            <w:rStyle w:val="Hyperlink"/>
          </w:rPr>
          <w:t>COMBATE</w:t>
        </w:r>
        <w:r w:rsidR="008E112D">
          <w:rPr>
            <w:webHidden/>
          </w:rPr>
          <w:tab/>
        </w:r>
        <w:r w:rsidR="008E112D">
          <w:rPr>
            <w:webHidden/>
          </w:rPr>
          <w:fldChar w:fldCharType="begin"/>
        </w:r>
        <w:r w:rsidR="008E112D">
          <w:rPr>
            <w:webHidden/>
          </w:rPr>
          <w:instrText xml:space="preserve"> PAGEREF _Toc511807585 \h </w:instrText>
        </w:r>
        <w:r w:rsidR="008E112D">
          <w:rPr>
            <w:webHidden/>
          </w:rPr>
        </w:r>
        <w:r w:rsidR="008E112D">
          <w:rPr>
            <w:webHidden/>
          </w:rPr>
          <w:fldChar w:fldCharType="separate"/>
        </w:r>
        <w:r w:rsidR="007D3B9F">
          <w:rPr>
            <w:webHidden/>
          </w:rPr>
          <w:t>17</w:t>
        </w:r>
        <w:r w:rsidR="008E112D">
          <w:rPr>
            <w:webHidden/>
          </w:rPr>
          <w:fldChar w:fldCharType="end"/>
        </w:r>
      </w:hyperlink>
    </w:p>
    <w:p w14:paraId="47875A91" w14:textId="2739C308" w:rsidR="008E112D" w:rsidRDefault="0072751D">
      <w:pPr>
        <w:pStyle w:val="Sumrio3"/>
        <w:rPr>
          <w:rFonts w:asciiTheme="minorHAnsi" w:eastAsiaTheme="minorEastAsia" w:hAnsiTheme="minorHAnsi"/>
          <w:b w:val="0"/>
          <w:sz w:val="22"/>
          <w:szCs w:val="22"/>
          <w:lang w:eastAsia="pt-BR"/>
        </w:rPr>
      </w:pPr>
      <w:hyperlink w:anchor="_Toc511807586" w:history="1">
        <w:r w:rsidR="008E112D" w:rsidRPr="00B04CA4">
          <w:rPr>
            <w:rStyle w:val="Hyperlink"/>
          </w:rPr>
          <w:t>2.2.1</w:t>
        </w:r>
        <w:r w:rsidR="008E112D">
          <w:rPr>
            <w:rFonts w:asciiTheme="minorHAnsi" w:eastAsiaTheme="minorEastAsia" w:hAnsiTheme="minorHAnsi"/>
            <w:b w:val="0"/>
            <w:sz w:val="22"/>
            <w:szCs w:val="22"/>
            <w:lang w:eastAsia="pt-BR"/>
          </w:rPr>
          <w:tab/>
        </w:r>
        <w:r w:rsidR="008E112D" w:rsidRPr="00B04CA4">
          <w:rPr>
            <w:rStyle w:val="Hyperlink"/>
          </w:rPr>
          <w:t>Brigadas sanitárias</w:t>
        </w:r>
        <w:r w:rsidR="008E112D">
          <w:rPr>
            <w:webHidden/>
          </w:rPr>
          <w:tab/>
        </w:r>
        <w:r w:rsidR="008E112D">
          <w:rPr>
            <w:webHidden/>
          </w:rPr>
          <w:fldChar w:fldCharType="begin"/>
        </w:r>
        <w:r w:rsidR="008E112D">
          <w:rPr>
            <w:webHidden/>
          </w:rPr>
          <w:instrText xml:space="preserve"> PAGEREF _Toc511807586 \h </w:instrText>
        </w:r>
        <w:r w:rsidR="008E112D">
          <w:rPr>
            <w:webHidden/>
          </w:rPr>
        </w:r>
        <w:r w:rsidR="008E112D">
          <w:rPr>
            <w:webHidden/>
          </w:rPr>
          <w:fldChar w:fldCharType="separate"/>
        </w:r>
        <w:r w:rsidR="007D3B9F">
          <w:rPr>
            <w:webHidden/>
          </w:rPr>
          <w:t>17</w:t>
        </w:r>
        <w:r w:rsidR="008E112D">
          <w:rPr>
            <w:webHidden/>
          </w:rPr>
          <w:fldChar w:fldCharType="end"/>
        </w:r>
      </w:hyperlink>
    </w:p>
    <w:p w14:paraId="2EAA5700" w14:textId="7206D772" w:rsidR="008E112D" w:rsidRDefault="0072751D">
      <w:pPr>
        <w:pStyle w:val="Sumrio3"/>
        <w:rPr>
          <w:rFonts w:asciiTheme="minorHAnsi" w:eastAsiaTheme="minorEastAsia" w:hAnsiTheme="minorHAnsi"/>
          <w:b w:val="0"/>
          <w:sz w:val="22"/>
          <w:szCs w:val="22"/>
          <w:lang w:eastAsia="pt-BR"/>
        </w:rPr>
      </w:pPr>
      <w:hyperlink w:anchor="_Toc511807587" w:history="1">
        <w:r w:rsidR="008E112D" w:rsidRPr="00B04CA4">
          <w:rPr>
            <w:rStyle w:val="Hyperlink"/>
          </w:rPr>
          <w:t>2.2.2</w:t>
        </w:r>
        <w:r w:rsidR="008E112D">
          <w:rPr>
            <w:rFonts w:asciiTheme="minorHAnsi" w:eastAsiaTheme="minorEastAsia" w:hAnsiTheme="minorHAnsi"/>
            <w:b w:val="0"/>
            <w:sz w:val="22"/>
            <w:szCs w:val="22"/>
            <w:lang w:eastAsia="pt-BR"/>
          </w:rPr>
          <w:tab/>
        </w:r>
        <w:r w:rsidR="008E112D" w:rsidRPr="00B04CA4">
          <w:rPr>
            <w:rStyle w:val="Hyperlink"/>
          </w:rPr>
          <w:t>Plano de erradicação</w:t>
        </w:r>
        <w:r w:rsidR="008E112D">
          <w:rPr>
            <w:webHidden/>
          </w:rPr>
          <w:tab/>
        </w:r>
        <w:r w:rsidR="008E112D">
          <w:rPr>
            <w:webHidden/>
          </w:rPr>
          <w:fldChar w:fldCharType="begin"/>
        </w:r>
        <w:r w:rsidR="008E112D">
          <w:rPr>
            <w:webHidden/>
          </w:rPr>
          <w:instrText xml:space="preserve"> PAGEREF _Toc511807587 \h </w:instrText>
        </w:r>
        <w:r w:rsidR="008E112D">
          <w:rPr>
            <w:webHidden/>
          </w:rPr>
        </w:r>
        <w:r w:rsidR="008E112D">
          <w:rPr>
            <w:webHidden/>
          </w:rPr>
          <w:fldChar w:fldCharType="separate"/>
        </w:r>
        <w:r w:rsidR="007D3B9F">
          <w:rPr>
            <w:webHidden/>
          </w:rPr>
          <w:t>17</w:t>
        </w:r>
        <w:r w:rsidR="008E112D">
          <w:rPr>
            <w:webHidden/>
          </w:rPr>
          <w:fldChar w:fldCharType="end"/>
        </w:r>
      </w:hyperlink>
    </w:p>
    <w:p w14:paraId="57D86B2C" w14:textId="67FC7E25" w:rsidR="008E112D" w:rsidRDefault="0072751D">
      <w:pPr>
        <w:pStyle w:val="Sumrio3"/>
        <w:rPr>
          <w:rFonts w:asciiTheme="minorHAnsi" w:eastAsiaTheme="minorEastAsia" w:hAnsiTheme="minorHAnsi"/>
          <w:b w:val="0"/>
          <w:sz w:val="22"/>
          <w:szCs w:val="22"/>
          <w:lang w:eastAsia="pt-BR"/>
        </w:rPr>
      </w:pPr>
      <w:hyperlink w:anchor="_Toc511807588" w:history="1">
        <w:r w:rsidR="008E112D" w:rsidRPr="00B04CA4">
          <w:rPr>
            <w:rStyle w:val="Hyperlink"/>
          </w:rPr>
          <w:t>2.2.3</w:t>
        </w:r>
        <w:r w:rsidR="008E112D">
          <w:rPr>
            <w:rFonts w:asciiTheme="minorHAnsi" w:eastAsiaTheme="minorEastAsia" w:hAnsiTheme="minorHAnsi"/>
            <w:b w:val="0"/>
            <w:sz w:val="22"/>
            <w:szCs w:val="22"/>
            <w:lang w:eastAsia="pt-BR"/>
          </w:rPr>
          <w:tab/>
        </w:r>
        <w:r w:rsidR="008E112D" w:rsidRPr="00B04CA4">
          <w:rPr>
            <w:rStyle w:val="Hyperlink"/>
          </w:rPr>
          <w:t>Novas Estrategias</w:t>
        </w:r>
        <w:r w:rsidR="008E112D">
          <w:rPr>
            <w:webHidden/>
          </w:rPr>
          <w:tab/>
        </w:r>
        <w:r w:rsidR="008E112D">
          <w:rPr>
            <w:webHidden/>
          </w:rPr>
          <w:fldChar w:fldCharType="begin"/>
        </w:r>
        <w:r w:rsidR="008E112D">
          <w:rPr>
            <w:webHidden/>
          </w:rPr>
          <w:instrText xml:space="preserve"> PAGEREF _Toc511807588 \h </w:instrText>
        </w:r>
        <w:r w:rsidR="008E112D">
          <w:rPr>
            <w:webHidden/>
          </w:rPr>
        </w:r>
        <w:r w:rsidR="008E112D">
          <w:rPr>
            <w:webHidden/>
          </w:rPr>
          <w:fldChar w:fldCharType="separate"/>
        </w:r>
        <w:r w:rsidR="007D3B9F">
          <w:rPr>
            <w:webHidden/>
          </w:rPr>
          <w:t>18</w:t>
        </w:r>
        <w:r w:rsidR="008E112D">
          <w:rPr>
            <w:webHidden/>
          </w:rPr>
          <w:fldChar w:fldCharType="end"/>
        </w:r>
      </w:hyperlink>
    </w:p>
    <w:p w14:paraId="24945E76" w14:textId="3FA9B10E" w:rsidR="008E112D" w:rsidRDefault="0072751D">
      <w:pPr>
        <w:pStyle w:val="Sumrio2"/>
        <w:rPr>
          <w:rFonts w:asciiTheme="minorHAnsi" w:eastAsiaTheme="minorEastAsia" w:hAnsiTheme="minorHAnsi"/>
          <w:bCs w:val="0"/>
          <w:sz w:val="22"/>
          <w:szCs w:val="22"/>
          <w:lang w:eastAsia="pt-BR"/>
        </w:rPr>
      </w:pPr>
      <w:hyperlink w:anchor="_Toc511807589" w:history="1">
        <w:r w:rsidR="008E112D" w:rsidRPr="00B04CA4">
          <w:rPr>
            <w:rStyle w:val="Hyperlink"/>
          </w:rPr>
          <w:t>2.3</w:t>
        </w:r>
        <w:r w:rsidR="008E112D">
          <w:rPr>
            <w:rFonts w:asciiTheme="minorHAnsi" w:eastAsiaTheme="minorEastAsia" w:hAnsiTheme="minorHAnsi"/>
            <w:bCs w:val="0"/>
            <w:sz w:val="22"/>
            <w:szCs w:val="22"/>
            <w:lang w:eastAsia="pt-BR"/>
          </w:rPr>
          <w:tab/>
        </w:r>
        <w:r w:rsidR="008E112D" w:rsidRPr="00B04CA4">
          <w:rPr>
            <w:rStyle w:val="Hyperlink"/>
          </w:rPr>
          <w:t>DETECÇÃO</w:t>
        </w:r>
        <w:r w:rsidR="008E112D">
          <w:rPr>
            <w:webHidden/>
          </w:rPr>
          <w:tab/>
        </w:r>
        <w:r w:rsidR="008E112D">
          <w:rPr>
            <w:webHidden/>
          </w:rPr>
          <w:fldChar w:fldCharType="begin"/>
        </w:r>
        <w:r w:rsidR="008E112D">
          <w:rPr>
            <w:webHidden/>
          </w:rPr>
          <w:instrText xml:space="preserve"> PAGEREF _Toc511807589 \h </w:instrText>
        </w:r>
        <w:r w:rsidR="008E112D">
          <w:rPr>
            <w:webHidden/>
          </w:rPr>
        </w:r>
        <w:r w:rsidR="008E112D">
          <w:rPr>
            <w:webHidden/>
          </w:rPr>
          <w:fldChar w:fldCharType="separate"/>
        </w:r>
        <w:r w:rsidR="007D3B9F">
          <w:rPr>
            <w:webHidden/>
          </w:rPr>
          <w:t>18</w:t>
        </w:r>
        <w:r w:rsidR="008E112D">
          <w:rPr>
            <w:webHidden/>
          </w:rPr>
          <w:fldChar w:fldCharType="end"/>
        </w:r>
      </w:hyperlink>
    </w:p>
    <w:p w14:paraId="6AF8A8C9" w14:textId="7C1F857F" w:rsidR="008E112D" w:rsidRDefault="0072751D">
      <w:pPr>
        <w:pStyle w:val="Sumrio2"/>
        <w:rPr>
          <w:rFonts w:asciiTheme="minorHAnsi" w:eastAsiaTheme="minorEastAsia" w:hAnsiTheme="minorHAnsi"/>
          <w:bCs w:val="0"/>
          <w:sz w:val="22"/>
          <w:szCs w:val="22"/>
          <w:lang w:eastAsia="pt-BR"/>
        </w:rPr>
      </w:pPr>
      <w:hyperlink w:anchor="_Toc511807590" w:history="1">
        <w:r w:rsidR="008E112D" w:rsidRPr="00B04CA4">
          <w:rPr>
            <w:rStyle w:val="Hyperlink"/>
          </w:rPr>
          <w:t>2.4</w:t>
        </w:r>
        <w:r w:rsidR="008E112D">
          <w:rPr>
            <w:rFonts w:asciiTheme="minorHAnsi" w:eastAsiaTheme="minorEastAsia" w:hAnsiTheme="minorHAnsi"/>
            <w:bCs w:val="0"/>
            <w:sz w:val="22"/>
            <w:szCs w:val="22"/>
            <w:lang w:eastAsia="pt-BR"/>
          </w:rPr>
          <w:tab/>
        </w:r>
        <w:r w:rsidR="008E112D" w:rsidRPr="00B04CA4">
          <w:rPr>
            <w:rStyle w:val="Hyperlink"/>
          </w:rPr>
          <w:t>ELIMINAÇÃO</w:t>
        </w:r>
        <w:r w:rsidR="008E112D">
          <w:rPr>
            <w:webHidden/>
          </w:rPr>
          <w:tab/>
        </w:r>
        <w:r w:rsidR="008E112D">
          <w:rPr>
            <w:webHidden/>
          </w:rPr>
          <w:fldChar w:fldCharType="begin"/>
        </w:r>
        <w:r w:rsidR="008E112D">
          <w:rPr>
            <w:webHidden/>
          </w:rPr>
          <w:instrText xml:space="preserve"> PAGEREF _Toc511807590 \h </w:instrText>
        </w:r>
        <w:r w:rsidR="008E112D">
          <w:rPr>
            <w:webHidden/>
          </w:rPr>
        </w:r>
        <w:r w:rsidR="008E112D">
          <w:rPr>
            <w:webHidden/>
          </w:rPr>
          <w:fldChar w:fldCharType="separate"/>
        </w:r>
        <w:r w:rsidR="007D3B9F">
          <w:rPr>
            <w:webHidden/>
          </w:rPr>
          <w:t>18</w:t>
        </w:r>
        <w:r w:rsidR="008E112D">
          <w:rPr>
            <w:webHidden/>
          </w:rPr>
          <w:fldChar w:fldCharType="end"/>
        </w:r>
      </w:hyperlink>
    </w:p>
    <w:p w14:paraId="607011A4" w14:textId="2BC63163" w:rsidR="008E112D" w:rsidRDefault="0072751D">
      <w:pPr>
        <w:pStyle w:val="Sumrio3"/>
        <w:rPr>
          <w:rFonts w:asciiTheme="minorHAnsi" w:eastAsiaTheme="minorEastAsia" w:hAnsiTheme="minorHAnsi"/>
          <w:b w:val="0"/>
          <w:sz w:val="22"/>
          <w:szCs w:val="22"/>
          <w:lang w:eastAsia="pt-BR"/>
        </w:rPr>
      </w:pPr>
      <w:hyperlink w:anchor="_Toc511807591" w:history="1">
        <w:r w:rsidR="008E112D" w:rsidRPr="00B04CA4">
          <w:rPr>
            <w:rStyle w:val="Hyperlink"/>
          </w:rPr>
          <w:t>2.4.1</w:t>
        </w:r>
        <w:r w:rsidR="008E112D">
          <w:rPr>
            <w:rFonts w:asciiTheme="minorHAnsi" w:eastAsiaTheme="minorEastAsia" w:hAnsiTheme="minorHAnsi"/>
            <w:b w:val="0"/>
            <w:sz w:val="22"/>
            <w:szCs w:val="22"/>
            <w:lang w:eastAsia="pt-BR"/>
          </w:rPr>
          <w:tab/>
        </w:r>
        <w:r w:rsidR="008E112D" w:rsidRPr="00B04CA4">
          <w:rPr>
            <w:rStyle w:val="Hyperlink"/>
          </w:rPr>
          <w:t>Mecânico</w:t>
        </w:r>
        <w:r w:rsidR="008E112D">
          <w:rPr>
            <w:webHidden/>
          </w:rPr>
          <w:tab/>
        </w:r>
        <w:r w:rsidR="008E112D">
          <w:rPr>
            <w:webHidden/>
          </w:rPr>
          <w:fldChar w:fldCharType="begin"/>
        </w:r>
        <w:r w:rsidR="008E112D">
          <w:rPr>
            <w:webHidden/>
          </w:rPr>
          <w:instrText xml:space="preserve"> PAGEREF _Toc511807591 \h </w:instrText>
        </w:r>
        <w:r w:rsidR="008E112D">
          <w:rPr>
            <w:webHidden/>
          </w:rPr>
        </w:r>
        <w:r w:rsidR="008E112D">
          <w:rPr>
            <w:webHidden/>
          </w:rPr>
          <w:fldChar w:fldCharType="separate"/>
        </w:r>
        <w:r w:rsidR="007D3B9F">
          <w:rPr>
            <w:webHidden/>
          </w:rPr>
          <w:t>18</w:t>
        </w:r>
        <w:r w:rsidR="008E112D">
          <w:rPr>
            <w:webHidden/>
          </w:rPr>
          <w:fldChar w:fldCharType="end"/>
        </w:r>
      </w:hyperlink>
    </w:p>
    <w:p w14:paraId="4661ACB3" w14:textId="5028DA91" w:rsidR="008E112D" w:rsidRDefault="0072751D">
      <w:pPr>
        <w:pStyle w:val="Sumrio3"/>
        <w:rPr>
          <w:rFonts w:asciiTheme="minorHAnsi" w:eastAsiaTheme="minorEastAsia" w:hAnsiTheme="minorHAnsi"/>
          <w:b w:val="0"/>
          <w:sz w:val="22"/>
          <w:szCs w:val="22"/>
          <w:lang w:eastAsia="pt-BR"/>
        </w:rPr>
      </w:pPr>
      <w:hyperlink w:anchor="_Toc511807592" w:history="1">
        <w:r w:rsidR="008E112D" w:rsidRPr="00B04CA4">
          <w:rPr>
            <w:rStyle w:val="Hyperlink"/>
          </w:rPr>
          <w:t>2.4.2</w:t>
        </w:r>
        <w:r w:rsidR="008E112D">
          <w:rPr>
            <w:rFonts w:asciiTheme="minorHAnsi" w:eastAsiaTheme="minorEastAsia" w:hAnsiTheme="minorHAnsi"/>
            <w:b w:val="0"/>
            <w:sz w:val="22"/>
            <w:szCs w:val="22"/>
            <w:lang w:eastAsia="pt-BR"/>
          </w:rPr>
          <w:tab/>
        </w:r>
        <w:r w:rsidR="008E112D" w:rsidRPr="00B04CA4">
          <w:rPr>
            <w:rStyle w:val="Hyperlink"/>
          </w:rPr>
          <w:t>Biológico</w:t>
        </w:r>
        <w:r w:rsidR="008E112D">
          <w:rPr>
            <w:webHidden/>
          </w:rPr>
          <w:tab/>
        </w:r>
        <w:r w:rsidR="008E112D">
          <w:rPr>
            <w:webHidden/>
          </w:rPr>
          <w:fldChar w:fldCharType="begin"/>
        </w:r>
        <w:r w:rsidR="008E112D">
          <w:rPr>
            <w:webHidden/>
          </w:rPr>
          <w:instrText xml:space="preserve"> PAGEREF _Toc511807592 \h </w:instrText>
        </w:r>
        <w:r w:rsidR="008E112D">
          <w:rPr>
            <w:webHidden/>
          </w:rPr>
        </w:r>
        <w:r w:rsidR="008E112D">
          <w:rPr>
            <w:webHidden/>
          </w:rPr>
          <w:fldChar w:fldCharType="separate"/>
        </w:r>
        <w:r w:rsidR="007D3B9F">
          <w:rPr>
            <w:webHidden/>
          </w:rPr>
          <w:t>19</w:t>
        </w:r>
        <w:r w:rsidR="008E112D">
          <w:rPr>
            <w:webHidden/>
          </w:rPr>
          <w:fldChar w:fldCharType="end"/>
        </w:r>
      </w:hyperlink>
    </w:p>
    <w:p w14:paraId="2C2B2CFD" w14:textId="59DB2E89" w:rsidR="008E112D" w:rsidRDefault="0072751D">
      <w:pPr>
        <w:pStyle w:val="Sumrio3"/>
        <w:rPr>
          <w:rFonts w:asciiTheme="minorHAnsi" w:eastAsiaTheme="minorEastAsia" w:hAnsiTheme="minorHAnsi"/>
          <w:b w:val="0"/>
          <w:sz w:val="22"/>
          <w:szCs w:val="22"/>
          <w:lang w:eastAsia="pt-BR"/>
        </w:rPr>
      </w:pPr>
      <w:hyperlink w:anchor="_Toc511807593" w:history="1">
        <w:r w:rsidR="008E112D" w:rsidRPr="00B04CA4">
          <w:rPr>
            <w:rStyle w:val="Hyperlink"/>
          </w:rPr>
          <w:t>2.4.3</w:t>
        </w:r>
        <w:r w:rsidR="008E112D">
          <w:rPr>
            <w:rFonts w:asciiTheme="minorHAnsi" w:eastAsiaTheme="minorEastAsia" w:hAnsiTheme="minorHAnsi"/>
            <w:b w:val="0"/>
            <w:sz w:val="22"/>
            <w:szCs w:val="22"/>
            <w:lang w:eastAsia="pt-BR"/>
          </w:rPr>
          <w:tab/>
        </w:r>
        <w:r w:rsidR="008E112D" w:rsidRPr="00B04CA4">
          <w:rPr>
            <w:rStyle w:val="Hyperlink"/>
          </w:rPr>
          <w:t>Químico</w:t>
        </w:r>
        <w:r w:rsidR="008E112D">
          <w:rPr>
            <w:webHidden/>
          </w:rPr>
          <w:tab/>
        </w:r>
        <w:r w:rsidR="008E112D">
          <w:rPr>
            <w:webHidden/>
          </w:rPr>
          <w:fldChar w:fldCharType="begin"/>
        </w:r>
        <w:r w:rsidR="008E112D">
          <w:rPr>
            <w:webHidden/>
          </w:rPr>
          <w:instrText xml:space="preserve"> PAGEREF _Toc511807593 \h </w:instrText>
        </w:r>
        <w:r w:rsidR="008E112D">
          <w:rPr>
            <w:webHidden/>
          </w:rPr>
        </w:r>
        <w:r w:rsidR="008E112D">
          <w:rPr>
            <w:webHidden/>
          </w:rPr>
          <w:fldChar w:fldCharType="separate"/>
        </w:r>
        <w:r w:rsidR="007D3B9F">
          <w:rPr>
            <w:webHidden/>
          </w:rPr>
          <w:t>19</w:t>
        </w:r>
        <w:r w:rsidR="008E112D">
          <w:rPr>
            <w:webHidden/>
          </w:rPr>
          <w:fldChar w:fldCharType="end"/>
        </w:r>
      </w:hyperlink>
    </w:p>
    <w:p w14:paraId="0F69B736" w14:textId="1B920384" w:rsidR="008E112D" w:rsidRDefault="0072751D">
      <w:pPr>
        <w:pStyle w:val="Sumrio1"/>
        <w:rPr>
          <w:rFonts w:asciiTheme="minorHAnsi" w:eastAsiaTheme="minorEastAsia" w:hAnsiTheme="minorHAnsi"/>
          <w:b w:val="0"/>
          <w:bCs w:val="0"/>
          <w:caps w:val="0"/>
          <w:noProof/>
          <w:sz w:val="22"/>
          <w:szCs w:val="22"/>
          <w:lang w:eastAsia="pt-BR"/>
        </w:rPr>
      </w:pPr>
      <w:hyperlink w:anchor="_Toc511807594" w:history="1">
        <w:r w:rsidR="008E112D" w:rsidRPr="00B04CA4">
          <w:rPr>
            <w:rStyle w:val="Hyperlink"/>
            <w:noProof/>
          </w:rPr>
          <w:t>3.</w:t>
        </w:r>
        <w:r w:rsidR="008E112D">
          <w:rPr>
            <w:rFonts w:asciiTheme="minorHAnsi" w:eastAsiaTheme="minorEastAsia" w:hAnsiTheme="minorHAnsi"/>
            <w:b w:val="0"/>
            <w:bCs w:val="0"/>
            <w:caps w:val="0"/>
            <w:noProof/>
            <w:sz w:val="22"/>
            <w:szCs w:val="22"/>
            <w:lang w:eastAsia="pt-BR"/>
          </w:rPr>
          <w:tab/>
        </w:r>
        <w:r w:rsidR="008E112D" w:rsidRPr="00B04CA4">
          <w:rPr>
            <w:rStyle w:val="Hyperlink"/>
            <w:noProof/>
          </w:rPr>
          <w:t>ARQUITETURA</w:t>
        </w:r>
        <w:r w:rsidR="008E112D">
          <w:rPr>
            <w:noProof/>
            <w:webHidden/>
          </w:rPr>
          <w:tab/>
        </w:r>
        <w:r w:rsidR="008E112D">
          <w:rPr>
            <w:noProof/>
            <w:webHidden/>
          </w:rPr>
          <w:fldChar w:fldCharType="begin"/>
        </w:r>
        <w:r w:rsidR="008E112D">
          <w:rPr>
            <w:noProof/>
            <w:webHidden/>
          </w:rPr>
          <w:instrText xml:space="preserve"> PAGEREF _Toc511807594 \h </w:instrText>
        </w:r>
        <w:r w:rsidR="008E112D">
          <w:rPr>
            <w:noProof/>
            <w:webHidden/>
          </w:rPr>
        </w:r>
        <w:r w:rsidR="008E112D">
          <w:rPr>
            <w:noProof/>
            <w:webHidden/>
          </w:rPr>
          <w:fldChar w:fldCharType="separate"/>
        </w:r>
        <w:r w:rsidR="007D3B9F">
          <w:rPr>
            <w:noProof/>
            <w:webHidden/>
          </w:rPr>
          <w:t>20</w:t>
        </w:r>
        <w:r w:rsidR="008E112D">
          <w:rPr>
            <w:noProof/>
            <w:webHidden/>
          </w:rPr>
          <w:fldChar w:fldCharType="end"/>
        </w:r>
      </w:hyperlink>
    </w:p>
    <w:p w14:paraId="65A6492A" w14:textId="7BC4610E" w:rsidR="008E112D" w:rsidRDefault="0072751D">
      <w:pPr>
        <w:pStyle w:val="Sumrio2"/>
        <w:rPr>
          <w:rFonts w:asciiTheme="minorHAnsi" w:eastAsiaTheme="minorEastAsia" w:hAnsiTheme="minorHAnsi"/>
          <w:bCs w:val="0"/>
          <w:sz w:val="22"/>
          <w:szCs w:val="22"/>
          <w:lang w:eastAsia="pt-BR"/>
        </w:rPr>
      </w:pPr>
      <w:hyperlink w:anchor="_Toc511807595" w:history="1">
        <w:r w:rsidR="008E112D" w:rsidRPr="00B04CA4">
          <w:rPr>
            <w:rStyle w:val="Hyperlink"/>
          </w:rPr>
          <w:t>3.1</w:t>
        </w:r>
        <w:r w:rsidR="008E112D">
          <w:rPr>
            <w:rFonts w:asciiTheme="minorHAnsi" w:eastAsiaTheme="minorEastAsia" w:hAnsiTheme="minorHAnsi"/>
            <w:bCs w:val="0"/>
            <w:sz w:val="22"/>
            <w:szCs w:val="22"/>
            <w:lang w:eastAsia="pt-BR"/>
          </w:rPr>
          <w:tab/>
        </w:r>
        <w:r w:rsidR="008E112D" w:rsidRPr="00B04CA4">
          <w:rPr>
            <w:rStyle w:val="Hyperlink"/>
          </w:rPr>
          <w:t>MICROCONTROLADOR</w:t>
        </w:r>
        <w:r w:rsidR="008E112D">
          <w:rPr>
            <w:webHidden/>
          </w:rPr>
          <w:tab/>
        </w:r>
        <w:r w:rsidR="008E112D">
          <w:rPr>
            <w:webHidden/>
          </w:rPr>
          <w:fldChar w:fldCharType="begin"/>
        </w:r>
        <w:r w:rsidR="008E112D">
          <w:rPr>
            <w:webHidden/>
          </w:rPr>
          <w:instrText xml:space="preserve"> PAGEREF _Toc511807595 \h </w:instrText>
        </w:r>
        <w:r w:rsidR="008E112D">
          <w:rPr>
            <w:webHidden/>
          </w:rPr>
        </w:r>
        <w:r w:rsidR="008E112D">
          <w:rPr>
            <w:webHidden/>
          </w:rPr>
          <w:fldChar w:fldCharType="separate"/>
        </w:r>
        <w:r w:rsidR="007D3B9F">
          <w:rPr>
            <w:webHidden/>
          </w:rPr>
          <w:t>20</w:t>
        </w:r>
        <w:r w:rsidR="008E112D">
          <w:rPr>
            <w:webHidden/>
          </w:rPr>
          <w:fldChar w:fldCharType="end"/>
        </w:r>
      </w:hyperlink>
    </w:p>
    <w:p w14:paraId="3751B317" w14:textId="331D3D64" w:rsidR="008E112D" w:rsidRDefault="0072751D">
      <w:pPr>
        <w:pStyle w:val="Sumrio2"/>
        <w:rPr>
          <w:rFonts w:asciiTheme="minorHAnsi" w:eastAsiaTheme="minorEastAsia" w:hAnsiTheme="minorHAnsi"/>
          <w:bCs w:val="0"/>
          <w:sz w:val="22"/>
          <w:szCs w:val="22"/>
          <w:lang w:eastAsia="pt-BR"/>
        </w:rPr>
      </w:pPr>
      <w:hyperlink w:anchor="_Toc511807596" w:history="1">
        <w:r w:rsidR="008E112D" w:rsidRPr="00B04CA4">
          <w:rPr>
            <w:rStyle w:val="Hyperlink"/>
          </w:rPr>
          <w:t>3.2</w:t>
        </w:r>
        <w:r w:rsidR="008E112D">
          <w:rPr>
            <w:rFonts w:asciiTheme="minorHAnsi" w:eastAsiaTheme="minorEastAsia" w:hAnsiTheme="minorHAnsi"/>
            <w:bCs w:val="0"/>
            <w:sz w:val="22"/>
            <w:szCs w:val="22"/>
            <w:lang w:eastAsia="pt-BR"/>
          </w:rPr>
          <w:tab/>
        </w:r>
        <w:r w:rsidR="008E112D" w:rsidRPr="00B04CA4">
          <w:rPr>
            <w:rStyle w:val="Hyperlink"/>
          </w:rPr>
          <w:t>MÓDULO INFRA VERMELHO</w:t>
        </w:r>
        <w:r w:rsidR="008E112D">
          <w:rPr>
            <w:webHidden/>
          </w:rPr>
          <w:tab/>
        </w:r>
        <w:r w:rsidR="008E112D">
          <w:rPr>
            <w:webHidden/>
          </w:rPr>
          <w:fldChar w:fldCharType="begin"/>
        </w:r>
        <w:r w:rsidR="008E112D">
          <w:rPr>
            <w:webHidden/>
          </w:rPr>
          <w:instrText xml:space="preserve"> PAGEREF _Toc511807596 \h </w:instrText>
        </w:r>
        <w:r w:rsidR="008E112D">
          <w:rPr>
            <w:webHidden/>
          </w:rPr>
        </w:r>
        <w:r w:rsidR="008E112D">
          <w:rPr>
            <w:webHidden/>
          </w:rPr>
          <w:fldChar w:fldCharType="separate"/>
        </w:r>
        <w:r w:rsidR="007D3B9F">
          <w:rPr>
            <w:webHidden/>
          </w:rPr>
          <w:t>21</w:t>
        </w:r>
        <w:r w:rsidR="008E112D">
          <w:rPr>
            <w:webHidden/>
          </w:rPr>
          <w:fldChar w:fldCharType="end"/>
        </w:r>
      </w:hyperlink>
    </w:p>
    <w:p w14:paraId="5450433C" w14:textId="51620140" w:rsidR="008E112D" w:rsidRDefault="0072751D">
      <w:pPr>
        <w:pStyle w:val="Sumrio2"/>
        <w:rPr>
          <w:rFonts w:asciiTheme="minorHAnsi" w:eastAsiaTheme="minorEastAsia" w:hAnsiTheme="minorHAnsi"/>
          <w:bCs w:val="0"/>
          <w:sz w:val="22"/>
          <w:szCs w:val="22"/>
          <w:lang w:eastAsia="pt-BR"/>
        </w:rPr>
      </w:pPr>
      <w:hyperlink w:anchor="_Toc511807597" w:history="1">
        <w:r w:rsidR="008E112D" w:rsidRPr="00B04CA4">
          <w:rPr>
            <w:rStyle w:val="Hyperlink"/>
          </w:rPr>
          <w:t>3.3</w:t>
        </w:r>
        <w:r w:rsidR="008E112D">
          <w:rPr>
            <w:rFonts w:asciiTheme="minorHAnsi" w:eastAsiaTheme="minorEastAsia" w:hAnsiTheme="minorHAnsi"/>
            <w:bCs w:val="0"/>
            <w:sz w:val="22"/>
            <w:szCs w:val="22"/>
            <w:lang w:eastAsia="pt-BR"/>
          </w:rPr>
          <w:tab/>
        </w:r>
        <w:r w:rsidR="008E112D" w:rsidRPr="00B04CA4">
          <w:rPr>
            <w:rStyle w:val="Hyperlink"/>
          </w:rPr>
          <w:t>AMPLIFICADOR DE SINAL</w:t>
        </w:r>
        <w:r w:rsidR="008E112D">
          <w:rPr>
            <w:webHidden/>
          </w:rPr>
          <w:tab/>
        </w:r>
        <w:r w:rsidR="008E112D">
          <w:rPr>
            <w:webHidden/>
          </w:rPr>
          <w:fldChar w:fldCharType="begin"/>
        </w:r>
        <w:r w:rsidR="008E112D">
          <w:rPr>
            <w:webHidden/>
          </w:rPr>
          <w:instrText xml:space="preserve"> PAGEREF _Toc511807597 \h </w:instrText>
        </w:r>
        <w:r w:rsidR="008E112D">
          <w:rPr>
            <w:webHidden/>
          </w:rPr>
        </w:r>
        <w:r w:rsidR="008E112D">
          <w:rPr>
            <w:webHidden/>
          </w:rPr>
          <w:fldChar w:fldCharType="separate"/>
        </w:r>
        <w:r w:rsidR="007D3B9F">
          <w:rPr>
            <w:webHidden/>
          </w:rPr>
          <w:t>22</w:t>
        </w:r>
        <w:r w:rsidR="008E112D">
          <w:rPr>
            <w:webHidden/>
          </w:rPr>
          <w:fldChar w:fldCharType="end"/>
        </w:r>
      </w:hyperlink>
    </w:p>
    <w:p w14:paraId="26303262" w14:textId="45850759" w:rsidR="008E112D" w:rsidRDefault="0072751D">
      <w:pPr>
        <w:pStyle w:val="Sumrio2"/>
        <w:rPr>
          <w:rFonts w:asciiTheme="minorHAnsi" w:eastAsiaTheme="minorEastAsia" w:hAnsiTheme="minorHAnsi"/>
          <w:bCs w:val="0"/>
          <w:sz w:val="22"/>
          <w:szCs w:val="22"/>
          <w:lang w:eastAsia="pt-BR"/>
        </w:rPr>
      </w:pPr>
      <w:hyperlink w:anchor="_Toc511807598" w:history="1">
        <w:r w:rsidR="008E112D" w:rsidRPr="00B04CA4">
          <w:rPr>
            <w:rStyle w:val="Hyperlink"/>
          </w:rPr>
          <w:t>3.4</w:t>
        </w:r>
        <w:r w:rsidR="008E112D">
          <w:rPr>
            <w:rFonts w:asciiTheme="minorHAnsi" w:eastAsiaTheme="minorEastAsia" w:hAnsiTheme="minorHAnsi"/>
            <w:bCs w:val="0"/>
            <w:sz w:val="22"/>
            <w:szCs w:val="22"/>
            <w:lang w:eastAsia="pt-BR"/>
          </w:rPr>
          <w:tab/>
        </w:r>
        <w:r w:rsidR="008E112D" w:rsidRPr="00B04CA4">
          <w:rPr>
            <w:rStyle w:val="Hyperlink"/>
          </w:rPr>
          <w:t>MÓDULO LASER</w:t>
        </w:r>
        <w:r w:rsidR="008E112D">
          <w:rPr>
            <w:webHidden/>
          </w:rPr>
          <w:tab/>
        </w:r>
        <w:r w:rsidR="008E112D">
          <w:rPr>
            <w:webHidden/>
          </w:rPr>
          <w:fldChar w:fldCharType="begin"/>
        </w:r>
        <w:r w:rsidR="008E112D">
          <w:rPr>
            <w:webHidden/>
          </w:rPr>
          <w:instrText xml:space="preserve"> PAGEREF _Toc511807598 \h </w:instrText>
        </w:r>
        <w:r w:rsidR="008E112D">
          <w:rPr>
            <w:webHidden/>
          </w:rPr>
        </w:r>
        <w:r w:rsidR="008E112D">
          <w:rPr>
            <w:webHidden/>
          </w:rPr>
          <w:fldChar w:fldCharType="separate"/>
        </w:r>
        <w:r w:rsidR="007D3B9F">
          <w:rPr>
            <w:webHidden/>
          </w:rPr>
          <w:t>23</w:t>
        </w:r>
        <w:r w:rsidR="008E112D">
          <w:rPr>
            <w:webHidden/>
          </w:rPr>
          <w:fldChar w:fldCharType="end"/>
        </w:r>
      </w:hyperlink>
    </w:p>
    <w:p w14:paraId="2209AE6C" w14:textId="5BA1F52A" w:rsidR="008E112D" w:rsidRDefault="0072751D">
      <w:pPr>
        <w:pStyle w:val="Sumrio2"/>
        <w:rPr>
          <w:rFonts w:asciiTheme="minorHAnsi" w:eastAsiaTheme="minorEastAsia" w:hAnsiTheme="minorHAnsi"/>
          <w:bCs w:val="0"/>
          <w:sz w:val="22"/>
          <w:szCs w:val="22"/>
          <w:lang w:eastAsia="pt-BR"/>
        </w:rPr>
      </w:pPr>
      <w:hyperlink w:anchor="_Toc511807599" w:history="1">
        <w:r w:rsidR="008E112D" w:rsidRPr="00B04CA4">
          <w:rPr>
            <w:rStyle w:val="Hyperlink"/>
          </w:rPr>
          <w:t>3.5</w:t>
        </w:r>
        <w:r w:rsidR="008E112D">
          <w:rPr>
            <w:rFonts w:asciiTheme="minorHAnsi" w:eastAsiaTheme="minorEastAsia" w:hAnsiTheme="minorHAnsi"/>
            <w:bCs w:val="0"/>
            <w:sz w:val="22"/>
            <w:szCs w:val="22"/>
            <w:lang w:eastAsia="pt-BR"/>
          </w:rPr>
          <w:tab/>
        </w:r>
        <w:r w:rsidR="008E112D" w:rsidRPr="00B04CA4">
          <w:rPr>
            <w:rStyle w:val="Hyperlink"/>
          </w:rPr>
          <w:t>SISTEMA</w:t>
        </w:r>
        <w:r w:rsidR="008E112D">
          <w:rPr>
            <w:webHidden/>
          </w:rPr>
          <w:tab/>
        </w:r>
        <w:r w:rsidR="008E112D">
          <w:rPr>
            <w:webHidden/>
          </w:rPr>
          <w:fldChar w:fldCharType="begin"/>
        </w:r>
        <w:r w:rsidR="008E112D">
          <w:rPr>
            <w:webHidden/>
          </w:rPr>
          <w:instrText xml:space="preserve"> PAGEREF _Toc511807599 \h </w:instrText>
        </w:r>
        <w:r w:rsidR="008E112D">
          <w:rPr>
            <w:webHidden/>
          </w:rPr>
        </w:r>
        <w:r w:rsidR="008E112D">
          <w:rPr>
            <w:webHidden/>
          </w:rPr>
          <w:fldChar w:fldCharType="separate"/>
        </w:r>
        <w:r w:rsidR="007D3B9F">
          <w:rPr>
            <w:webHidden/>
          </w:rPr>
          <w:t>24</w:t>
        </w:r>
        <w:r w:rsidR="008E112D">
          <w:rPr>
            <w:webHidden/>
          </w:rPr>
          <w:fldChar w:fldCharType="end"/>
        </w:r>
      </w:hyperlink>
    </w:p>
    <w:p w14:paraId="68753063" w14:textId="180EB8F0" w:rsidR="008E112D" w:rsidRDefault="0072751D">
      <w:pPr>
        <w:pStyle w:val="Sumrio3"/>
        <w:rPr>
          <w:rFonts w:asciiTheme="minorHAnsi" w:eastAsiaTheme="minorEastAsia" w:hAnsiTheme="minorHAnsi"/>
          <w:b w:val="0"/>
          <w:sz w:val="22"/>
          <w:szCs w:val="22"/>
          <w:lang w:eastAsia="pt-BR"/>
        </w:rPr>
      </w:pPr>
      <w:hyperlink w:anchor="_Toc511807600" w:history="1">
        <w:r w:rsidR="008E112D" w:rsidRPr="00B04CA4">
          <w:rPr>
            <w:rStyle w:val="Hyperlink"/>
          </w:rPr>
          <w:t>3.5.1</w:t>
        </w:r>
        <w:r w:rsidR="008E112D">
          <w:rPr>
            <w:rFonts w:asciiTheme="minorHAnsi" w:eastAsiaTheme="minorEastAsia" w:hAnsiTheme="minorHAnsi"/>
            <w:b w:val="0"/>
            <w:sz w:val="22"/>
            <w:szCs w:val="22"/>
            <w:lang w:eastAsia="pt-BR"/>
          </w:rPr>
          <w:tab/>
        </w:r>
        <w:r w:rsidR="008E112D" w:rsidRPr="00B04CA4">
          <w:rPr>
            <w:rStyle w:val="Hyperlink"/>
          </w:rPr>
          <w:t>Detecção</w:t>
        </w:r>
        <w:r w:rsidR="008E112D">
          <w:rPr>
            <w:webHidden/>
          </w:rPr>
          <w:tab/>
        </w:r>
        <w:r w:rsidR="008E112D">
          <w:rPr>
            <w:webHidden/>
          </w:rPr>
          <w:fldChar w:fldCharType="begin"/>
        </w:r>
        <w:r w:rsidR="008E112D">
          <w:rPr>
            <w:webHidden/>
          </w:rPr>
          <w:instrText xml:space="preserve"> PAGEREF _Toc511807600 \h </w:instrText>
        </w:r>
        <w:r w:rsidR="008E112D">
          <w:rPr>
            <w:webHidden/>
          </w:rPr>
        </w:r>
        <w:r w:rsidR="008E112D">
          <w:rPr>
            <w:webHidden/>
          </w:rPr>
          <w:fldChar w:fldCharType="separate"/>
        </w:r>
        <w:r w:rsidR="007D3B9F">
          <w:rPr>
            <w:webHidden/>
          </w:rPr>
          <w:t>24</w:t>
        </w:r>
        <w:r w:rsidR="008E112D">
          <w:rPr>
            <w:webHidden/>
          </w:rPr>
          <w:fldChar w:fldCharType="end"/>
        </w:r>
      </w:hyperlink>
    </w:p>
    <w:p w14:paraId="72CE26EB" w14:textId="3F5C7B15" w:rsidR="008E112D" w:rsidRDefault="0072751D">
      <w:pPr>
        <w:pStyle w:val="Sumrio3"/>
        <w:rPr>
          <w:rFonts w:asciiTheme="minorHAnsi" w:eastAsiaTheme="minorEastAsia" w:hAnsiTheme="minorHAnsi"/>
          <w:b w:val="0"/>
          <w:sz w:val="22"/>
          <w:szCs w:val="22"/>
          <w:lang w:eastAsia="pt-BR"/>
        </w:rPr>
      </w:pPr>
      <w:hyperlink w:anchor="_Toc511807601" w:history="1">
        <w:r w:rsidR="008E112D" w:rsidRPr="00B04CA4">
          <w:rPr>
            <w:rStyle w:val="Hyperlink"/>
          </w:rPr>
          <w:t>3.5.2</w:t>
        </w:r>
        <w:r w:rsidR="008E112D">
          <w:rPr>
            <w:rFonts w:asciiTheme="minorHAnsi" w:eastAsiaTheme="minorEastAsia" w:hAnsiTheme="minorHAnsi"/>
            <w:b w:val="0"/>
            <w:sz w:val="22"/>
            <w:szCs w:val="22"/>
            <w:lang w:eastAsia="pt-BR"/>
          </w:rPr>
          <w:tab/>
        </w:r>
        <w:r w:rsidR="008E112D" w:rsidRPr="00B04CA4">
          <w:rPr>
            <w:rStyle w:val="Hyperlink"/>
          </w:rPr>
          <w:t>Processamento</w:t>
        </w:r>
        <w:r w:rsidR="008E112D">
          <w:rPr>
            <w:webHidden/>
          </w:rPr>
          <w:tab/>
        </w:r>
        <w:r w:rsidR="008E112D">
          <w:rPr>
            <w:webHidden/>
          </w:rPr>
          <w:fldChar w:fldCharType="begin"/>
        </w:r>
        <w:r w:rsidR="008E112D">
          <w:rPr>
            <w:webHidden/>
          </w:rPr>
          <w:instrText xml:space="preserve"> PAGEREF _Toc511807601 \h </w:instrText>
        </w:r>
        <w:r w:rsidR="008E112D">
          <w:rPr>
            <w:webHidden/>
          </w:rPr>
        </w:r>
        <w:r w:rsidR="008E112D">
          <w:rPr>
            <w:webHidden/>
          </w:rPr>
          <w:fldChar w:fldCharType="separate"/>
        </w:r>
        <w:r w:rsidR="007D3B9F">
          <w:rPr>
            <w:webHidden/>
          </w:rPr>
          <w:t>25</w:t>
        </w:r>
        <w:r w:rsidR="008E112D">
          <w:rPr>
            <w:webHidden/>
          </w:rPr>
          <w:fldChar w:fldCharType="end"/>
        </w:r>
      </w:hyperlink>
    </w:p>
    <w:p w14:paraId="69B80738" w14:textId="1D78A925" w:rsidR="008E112D" w:rsidRDefault="0072751D">
      <w:pPr>
        <w:pStyle w:val="Sumrio3"/>
        <w:rPr>
          <w:rFonts w:asciiTheme="minorHAnsi" w:eastAsiaTheme="minorEastAsia" w:hAnsiTheme="minorHAnsi"/>
          <w:b w:val="0"/>
          <w:sz w:val="22"/>
          <w:szCs w:val="22"/>
          <w:lang w:eastAsia="pt-BR"/>
        </w:rPr>
      </w:pPr>
      <w:hyperlink w:anchor="_Toc511807602" w:history="1">
        <w:r w:rsidR="008E112D" w:rsidRPr="00B04CA4">
          <w:rPr>
            <w:rStyle w:val="Hyperlink"/>
          </w:rPr>
          <w:t>3.5.3</w:t>
        </w:r>
        <w:r w:rsidR="008E112D">
          <w:rPr>
            <w:rFonts w:asciiTheme="minorHAnsi" w:eastAsiaTheme="minorEastAsia" w:hAnsiTheme="minorHAnsi"/>
            <w:b w:val="0"/>
            <w:sz w:val="22"/>
            <w:szCs w:val="22"/>
            <w:lang w:eastAsia="pt-BR"/>
          </w:rPr>
          <w:tab/>
        </w:r>
        <w:r w:rsidR="008E112D" w:rsidRPr="00B04CA4">
          <w:rPr>
            <w:rStyle w:val="Hyperlink"/>
          </w:rPr>
          <w:t>Eliminação</w:t>
        </w:r>
        <w:r w:rsidR="008E112D">
          <w:rPr>
            <w:webHidden/>
          </w:rPr>
          <w:tab/>
        </w:r>
        <w:r w:rsidR="008E112D">
          <w:rPr>
            <w:webHidden/>
          </w:rPr>
          <w:fldChar w:fldCharType="begin"/>
        </w:r>
        <w:r w:rsidR="008E112D">
          <w:rPr>
            <w:webHidden/>
          </w:rPr>
          <w:instrText xml:space="preserve"> PAGEREF _Toc511807602 \h </w:instrText>
        </w:r>
        <w:r w:rsidR="008E112D">
          <w:rPr>
            <w:webHidden/>
          </w:rPr>
        </w:r>
        <w:r w:rsidR="008E112D">
          <w:rPr>
            <w:webHidden/>
          </w:rPr>
          <w:fldChar w:fldCharType="separate"/>
        </w:r>
        <w:r w:rsidR="007D3B9F">
          <w:rPr>
            <w:webHidden/>
          </w:rPr>
          <w:t>26</w:t>
        </w:r>
        <w:r w:rsidR="008E112D">
          <w:rPr>
            <w:webHidden/>
          </w:rPr>
          <w:fldChar w:fldCharType="end"/>
        </w:r>
      </w:hyperlink>
    </w:p>
    <w:p w14:paraId="53F9E74E" w14:textId="772FACE6" w:rsidR="008E112D" w:rsidRDefault="0072751D">
      <w:pPr>
        <w:pStyle w:val="Sumrio1"/>
        <w:rPr>
          <w:rFonts w:asciiTheme="minorHAnsi" w:eastAsiaTheme="minorEastAsia" w:hAnsiTheme="minorHAnsi"/>
          <w:b w:val="0"/>
          <w:bCs w:val="0"/>
          <w:caps w:val="0"/>
          <w:noProof/>
          <w:sz w:val="22"/>
          <w:szCs w:val="22"/>
          <w:lang w:eastAsia="pt-BR"/>
        </w:rPr>
      </w:pPr>
      <w:hyperlink w:anchor="_Toc511807603" w:history="1">
        <w:r w:rsidR="008E112D" w:rsidRPr="00B04CA4">
          <w:rPr>
            <w:rStyle w:val="Hyperlink"/>
            <w:noProof/>
          </w:rPr>
          <w:t>4.</w:t>
        </w:r>
        <w:r w:rsidR="008E112D">
          <w:rPr>
            <w:rFonts w:asciiTheme="minorHAnsi" w:eastAsiaTheme="minorEastAsia" w:hAnsiTheme="minorHAnsi"/>
            <w:b w:val="0"/>
            <w:bCs w:val="0"/>
            <w:caps w:val="0"/>
            <w:noProof/>
            <w:sz w:val="22"/>
            <w:szCs w:val="22"/>
            <w:lang w:eastAsia="pt-BR"/>
          </w:rPr>
          <w:tab/>
        </w:r>
        <w:r w:rsidR="008E112D" w:rsidRPr="00B04CA4">
          <w:rPr>
            <w:rStyle w:val="Hyperlink"/>
            <w:noProof/>
          </w:rPr>
          <w:t>CRONOGRAMA</w:t>
        </w:r>
        <w:r w:rsidR="008E112D">
          <w:rPr>
            <w:noProof/>
            <w:webHidden/>
          </w:rPr>
          <w:tab/>
        </w:r>
        <w:r w:rsidR="008E112D">
          <w:rPr>
            <w:noProof/>
            <w:webHidden/>
          </w:rPr>
          <w:fldChar w:fldCharType="begin"/>
        </w:r>
        <w:r w:rsidR="008E112D">
          <w:rPr>
            <w:noProof/>
            <w:webHidden/>
          </w:rPr>
          <w:instrText xml:space="preserve"> PAGEREF _Toc511807603 \h </w:instrText>
        </w:r>
        <w:r w:rsidR="008E112D">
          <w:rPr>
            <w:noProof/>
            <w:webHidden/>
          </w:rPr>
        </w:r>
        <w:r w:rsidR="008E112D">
          <w:rPr>
            <w:noProof/>
            <w:webHidden/>
          </w:rPr>
          <w:fldChar w:fldCharType="separate"/>
        </w:r>
        <w:r w:rsidR="007D3B9F">
          <w:rPr>
            <w:noProof/>
            <w:webHidden/>
          </w:rPr>
          <w:t>32</w:t>
        </w:r>
        <w:r w:rsidR="008E112D">
          <w:rPr>
            <w:noProof/>
            <w:webHidden/>
          </w:rPr>
          <w:fldChar w:fldCharType="end"/>
        </w:r>
      </w:hyperlink>
    </w:p>
    <w:p w14:paraId="352B6DC2" w14:textId="22006547" w:rsidR="008E112D" w:rsidRDefault="0072751D">
      <w:pPr>
        <w:pStyle w:val="Sumrio1"/>
        <w:rPr>
          <w:rFonts w:asciiTheme="minorHAnsi" w:eastAsiaTheme="minorEastAsia" w:hAnsiTheme="minorHAnsi"/>
          <w:b w:val="0"/>
          <w:bCs w:val="0"/>
          <w:caps w:val="0"/>
          <w:noProof/>
          <w:sz w:val="22"/>
          <w:szCs w:val="22"/>
          <w:lang w:eastAsia="pt-BR"/>
        </w:rPr>
      </w:pPr>
      <w:hyperlink w:anchor="_Toc511807604" w:history="1">
        <w:r w:rsidR="008E112D" w:rsidRPr="00B04CA4">
          <w:rPr>
            <w:rStyle w:val="Hyperlink"/>
            <w:noProof/>
          </w:rPr>
          <w:t>5.</w:t>
        </w:r>
        <w:r w:rsidR="008E112D">
          <w:rPr>
            <w:rFonts w:asciiTheme="minorHAnsi" w:eastAsiaTheme="minorEastAsia" w:hAnsiTheme="minorHAnsi"/>
            <w:b w:val="0"/>
            <w:bCs w:val="0"/>
            <w:caps w:val="0"/>
            <w:noProof/>
            <w:sz w:val="22"/>
            <w:szCs w:val="22"/>
            <w:lang w:eastAsia="pt-BR"/>
          </w:rPr>
          <w:tab/>
        </w:r>
        <w:r w:rsidR="008E112D" w:rsidRPr="00B04CA4">
          <w:rPr>
            <w:rStyle w:val="Hyperlink"/>
            <w:noProof/>
          </w:rPr>
          <w:t>BIBLIOGRAFIA</w:t>
        </w:r>
        <w:r w:rsidR="008E112D">
          <w:rPr>
            <w:noProof/>
            <w:webHidden/>
          </w:rPr>
          <w:tab/>
        </w:r>
        <w:r w:rsidR="008E112D">
          <w:rPr>
            <w:noProof/>
            <w:webHidden/>
          </w:rPr>
          <w:fldChar w:fldCharType="begin"/>
        </w:r>
        <w:r w:rsidR="008E112D">
          <w:rPr>
            <w:noProof/>
            <w:webHidden/>
          </w:rPr>
          <w:instrText xml:space="preserve"> PAGEREF _Toc511807604 \h </w:instrText>
        </w:r>
        <w:r w:rsidR="008E112D">
          <w:rPr>
            <w:noProof/>
            <w:webHidden/>
          </w:rPr>
        </w:r>
        <w:r w:rsidR="008E112D">
          <w:rPr>
            <w:noProof/>
            <w:webHidden/>
          </w:rPr>
          <w:fldChar w:fldCharType="separate"/>
        </w:r>
        <w:r w:rsidR="007D3B9F">
          <w:rPr>
            <w:noProof/>
            <w:webHidden/>
          </w:rPr>
          <w:t>34</w:t>
        </w:r>
        <w:r w:rsidR="008E112D">
          <w:rPr>
            <w:noProof/>
            <w:webHidden/>
          </w:rPr>
          <w:fldChar w:fldCharType="end"/>
        </w:r>
      </w:hyperlink>
    </w:p>
    <w:p w14:paraId="16E5DCD1" w14:textId="7DFF2858" w:rsidR="004756FB" w:rsidRDefault="00474329">
      <w:pPr>
        <w:ind w:firstLine="0"/>
        <w:rPr>
          <w:rFonts w:eastAsia="Calibri" w:cs="Times New Roman"/>
          <w:b/>
          <w:caps/>
          <w:sz w:val="28"/>
          <w:szCs w:val="20"/>
          <w:lang w:eastAsia="pt-BR"/>
        </w:rPr>
        <w:sectPr w:rsidR="004756FB">
          <w:headerReference w:type="default" r:id="rId9"/>
          <w:footnotePr>
            <w:numRestart w:val="eachPage"/>
          </w:footnotePr>
          <w:pgSz w:w="11906" w:h="16838"/>
          <w:pgMar w:top="1417" w:right="1701" w:bottom="1417" w:left="1701" w:header="708" w:footer="708" w:gutter="0"/>
          <w:cols w:space="708"/>
          <w:docGrid w:linePitch="360"/>
        </w:sectPr>
      </w:pPr>
      <w:r>
        <w:rPr>
          <w:rFonts w:asciiTheme="majorHAnsi" w:eastAsia="Calibri" w:hAnsiTheme="majorHAnsi" w:cs="Times New Roman"/>
          <w:sz w:val="28"/>
          <w:szCs w:val="20"/>
          <w:lang w:eastAsia="pt-BR"/>
        </w:rPr>
        <w:fldChar w:fldCharType="end"/>
      </w:r>
    </w:p>
    <w:p w14:paraId="0B54F3E1" w14:textId="5B36AA71" w:rsidR="00EC5F0F" w:rsidRPr="000F25EF" w:rsidRDefault="000F25EF" w:rsidP="000F25EF">
      <w:pPr>
        <w:pStyle w:val="Ttulo1"/>
      </w:pPr>
      <w:bookmarkStart w:id="0" w:name="_Toc511807575"/>
      <w:bookmarkStart w:id="1" w:name="_Toc481966016"/>
      <w:bookmarkStart w:id="2" w:name="_Toc297767254"/>
      <w:r w:rsidRPr="000F25EF">
        <w:lastRenderedPageBreak/>
        <w:t>INTRODUÇÃO</w:t>
      </w:r>
      <w:bookmarkEnd w:id="0"/>
    </w:p>
    <w:p w14:paraId="108918AC" w14:textId="0FE2E778" w:rsidR="008C0046" w:rsidRDefault="008C0046" w:rsidP="008C0046">
      <w:pPr>
        <w:jc w:val="both"/>
        <w:rPr>
          <w:lang w:eastAsia="pt-BR"/>
        </w:rPr>
      </w:pPr>
      <w:r w:rsidRPr="00B6089B">
        <w:rPr>
          <w:lang w:eastAsia="pt-BR"/>
        </w:rPr>
        <w:t xml:space="preserve">No Brasil, o </w:t>
      </w:r>
      <w:r w:rsidRPr="000932C3">
        <w:rPr>
          <w:i/>
          <w:lang w:eastAsia="pt-BR"/>
        </w:rPr>
        <w:t>Aedes aegypti</w:t>
      </w:r>
      <w:r w:rsidRPr="00B6089B">
        <w:rPr>
          <w:lang w:eastAsia="pt-BR"/>
        </w:rPr>
        <w:t xml:space="preserve"> é </w:t>
      </w:r>
      <w:r w:rsidR="003F3124">
        <w:rPr>
          <w:lang w:eastAsia="pt-BR"/>
        </w:rPr>
        <w:t xml:space="preserve">popularmente </w:t>
      </w:r>
      <w:r w:rsidRPr="00B6089B">
        <w:rPr>
          <w:lang w:eastAsia="pt-BR"/>
        </w:rPr>
        <w:t xml:space="preserve">conhecido como mosquito da </w:t>
      </w:r>
      <w:r w:rsidR="00EE1AD0">
        <w:rPr>
          <w:lang w:eastAsia="pt-BR"/>
        </w:rPr>
        <w:t>d</w:t>
      </w:r>
      <w:r w:rsidRPr="00B6089B">
        <w:rPr>
          <w:lang w:eastAsia="pt-BR"/>
        </w:rPr>
        <w:t>engue</w:t>
      </w:r>
      <w:r w:rsidR="003F3124">
        <w:rPr>
          <w:lang w:eastAsia="pt-BR"/>
        </w:rPr>
        <w:t xml:space="preserve">, </w:t>
      </w:r>
      <w:r w:rsidR="003F3124" w:rsidRPr="00613174">
        <w:t>devido ao fato de ser um “vetor“ para o vírus da dengue.</w:t>
      </w:r>
      <w:r w:rsidRPr="00B6089B">
        <w:rPr>
          <w:lang w:eastAsia="pt-BR"/>
        </w:rPr>
        <w:t xml:space="preserve"> </w:t>
      </w:r>
      <w:r w:rsidR="003F3124">
        <w:rPr>
          <w:lang w:eastAsia="pt-BR"/>
        </w:rPr>
        <w:t>Mas,</w:t>
      </w:r>
      <w:r w:rsidRPr="00B6089B">
        <w:rPr>
          <w:lang w:eastAsia="pt-BR"/>
        </w:rPr>
        <w:t xml:space="preserve"> recentemente</w:t>
      </w:r>
      <w:r w:rsidR="00EE1AD0">
        <w:rPr>
          <w:lang w:eastAsia="pt-BR"/>
        </w:rPr>
        <w:t xml:space="preserve"> </w:t>
      </w:r>
      <w:r w:rsidR="003F3124">
        <w:rPr>
          <w:lang w:eastAsia="pt-BR"/>
        </w:rPr>
        <w:t xml:space="preserve">esse mosquito também foi relacionado ao vírus </w:t>
      </w:r>
      <w:r w:rsidR="00EE1AD0">
        <w:rPr>
          <w:lang w:eastAsia="pt-BR"/>
        </w:rPr>
        <w:t xml:space="preserve">da </w:t>
      </w:r>
      <w:proofErr w:type="spellStart"/>
      <w:r w:rsidR="00EE1AD0" w:rsidRPr="000932C3">
        <w:rPr>
          <w:i/>
          <w:lang w:eastAsia="pt-BR"/>
        </w:rPr>
        <w:t>zi</w:t>
      </w:r>
      <w:r w:rsidRPr="000932C3">
        <w:rPr>
          <w:i/>
          <w:lang w:eastAsia="pt-BR"/>
        </w:rPr>
        <w:t>ka</w:t>
      </w:r>
      <w:proofErr w:type="spellEnd"/>
      <w:r>
        <w:rPr>
          <w:lang w:eastAsia="pt-BR"/>
        </w:rPr>
        <w:t xml:space="preserve"> e da </w:t>
      </w:r>
      <w:proofErr w:type="spellStart"/>
      <w:r w:rsidR="00EE1AD0" w:rsidRPr="000932C3">
        <w:rPr>
          <w:i/>
          <w:lang w:eastAsia="pt-BR"/>
        </w:rPr>
        <w:t>c</w:t>
      </w:r>
      <w:r w:rsidRPr="000932C3">
        <w:rPr>
          <w:i/>
          <w:lang w:eastAsia="pt-BR"/>
        </w:rPr>
        <w:t>hikungunya</w:t>
      </w:r>
      <w:proofErr w:type="spellEnd"/>
      <w:r w:rsidRPr="00B6089B">
        <w:rPr>
          <w:lang w:eastAsia="pt-BR"/>
        </w:rPr>
        <w:t>.</w:t>
      </w:r>
      <w:r w:rsidR="003F3124">
        <w:rPr>
          <w:lang w:eastAsia="pt-BR"/>
        </w:rPr>
        <w:t xml:space="preserve"> Ou seja, essas doenças são transmitidas pela picada de mosquitos i</w:t>
      </w:r>
      <w:r w:rsidR="003F3124" w:rsidRPr="00E52263">
        <w:rPr>
          <w:lang w:eastAsia="pt-BR"/>
        </w:rPr>
        <w:t>nfectados</w:t>
      </w:r>
      <w:r w:rsidR="003F3124">
        <w:rPr>
          <w:lang w:eastAsia="pt-BR"/>
        </w:rPr>
        <w:t>. E os s</w:t>
      </w:r>
      <w:r w:rsidR="003F3124" w:rsidRPr="00E52263">
        <w:rPr>
          <w:lang w:eastAsia="pt-BR"/>
        </w:rPr>
        <w:t>eu</w:t>
      </w:r>
      <w:r w:rsidR="003F3124">
        <w:rPr>
          <w:lang w:eastAsia="pt-BR"/>
        </w:rPr>
        <w:t xml:space="preserve">s sintomas são semelhantes e </w:t>
      </w:r>
      <w:r w:rsidR="003F3124" w:rsidRPr="00E52263">
        <w:rPr>
          <w:lang w:eastAsia="pt-BR"/>
        </w:rPr>
        <w:t>incluem febre, er</w:t>
      </w:r>
      <w:r w:rsidR="003F3124">
        <w:rPr>
          <w:lang w:eastAsia="pt-BR"/>
        </w:rPr>
        <w:t>upção cutânea e dores de cabeça</w:t>
      </w:r>
      <w:sdt>
        <w:sdtPr>
          <w:rPr>
            <w:lang w:eastAsia="pt-BR"/>
          </w:rPr>
          <w:id w:val="1728334357"/>
          <w:citation/>
        </w:sdtPr>
        <w:sdtContent>
          <w:r w:rsidR="00B117A8">
            <w:rPr>
              <w:lang w:eastAsia="pt-BR"/>
            </w:rPr>
            <w:fldChar w:fldCharType="begin"/>
          </w:r>
          <w:r w:rsidR="00B117A8">
            <w:rPr>
              <w:lang w:eastAsia="pt-BR"/>
            </w:rPr>
            <w:instrText xml:space="preserve"> CITATION OPA16 \l 1046 </w:instrText>
          </w:r>
          <w:r w:rsidR="00B117A8">
            <w:rPr>
              <w:lang w:eastAsia="pt-BR"/>
            </w:rPr>
            <w:fldChar w:fldCharType="separate"/>
          </w:r>
          <w:r w:rsidR="00B117A8">
            <w:rPr>
              <w:noProof/>
              <w:lang w:eastAsia="pt-BR"/>
            </w:rPr>
            <w:t xml:space="preserve"> (OPAS, 2016)</w:t>
          </w:r>
          <w:r w:rsidR="00B117A8">
            <w:rPr>
              <w:lang w:eastAsia="pt-BR"/>
            </w:rPr>
            <w:fldChar w:fldCharType="end"/>
          </w:r>
        </w:sdtContent>
      </w:sdt>
      <w:r w:rsidR="003F3124" w:rsidRPr="00E52263">
        <w:rPr>
          <w:lang w:eastAsia="pt-BR"/>
        </w:rPr>
        <w:t>.</w:t>
      </w:r>
    </w:p>
    <w:p w14:paraId="7E8B5DE6" w14:textId="1C68E6EE" w:rsidR="00274F64" w:rsidRPr="009A53A4" w:rsidRDefault="00274F64" w:rsidP="008C0046">
      <w:pPr>
        <w:jc w:val="both"/>
        <w:rPr>
          <w:rStyle w:val="Hyperlink"/>
          <w:color w:val="auto"/>
          <w:u w:val="none"/>
          <w:lang w:eastAsia="pt-BR"/>
        </w:rPr>
      </w:pPr>
      <w:r>
        <w:rPr>
          <w:lang w:eastAsia="pt-BR"/>
        </w:rPr>
        <w:t>Além disso, e</w:t>
      </w:r>
      <w:r w:rsidRPr="00DD58B7">
        <w:rPr>
          <w:lang w:eastAsia="pt-BR"/>
        </w:rPr>
        <w:t xml:space="preserve">xistem evidências de uma provável associação </w:t>
      </w:r>
      <w:r>
        <w:rPr>
          <w:lang w:eastAsia="pt-BR"/>
        </w:rPr>
        <w:t xml:space="preserve">do vírus </w:t>
      </w:r>
      <w:r w:rsidRPr="00DD58B7">
        <w:rPr>
          <w:lang w:eastAsia="pt-BR"/>
        </w:rPr>
        <w:t xml:space="preserve">da </w:t>
      </w:r>
      <w:proofErr w:type="spellStart"/>
      <w:r w:rsidR="00BA7AAB">
        <w:rPr>
          <w:i/>
          <w:lang w:eastAsia="pt-BR"/>
        </w:rPr>
        <w:t>z</w:t>
      </w:r>
      <w:r w:rsidRPr="00EE1AD0">
        <w:rPr>
          <w:i/>
          <w:lang w:eastAsia="pt-BR"/>
        </w:rPr>
        <w:t>ika</w:t>
      </w:r>
      <w:proofErr w:type="spellEnd"/>
      <w:r w:rsidRPr="00DD58B7">
        <w:rPr>
          <w:lang w:eastAsia="pt-BR"/>
        </w:rPr>
        <w:t xml:space="preserve"> </w:t>
      </w:r>
      <w:r>
        <w:rPr>
          <w:lang w:eastAsia="pt-BR"/>
        </w:rPr>
        <w:t>n</w:t>
      </w:r>
      <w:r w:rsidRPr="00DD58B7">
        <w:rPr>
          <w:lang w:eastAsia="pt-BR"/>
        </w:rPr>
        <w:t>a ocorrência de microcefalia em crianças recém-nascidas</w:t>
      </w:r>
      <w:r>
        <w:rPr>
          <w:lang w:eastAsia="pt-BR"/>
        </w:rPr>
        <w:t xml:space="preserve"> </w:t>
      </w:r>
      <w:r w:rsidRPr="00B6089B">
        <w:rPr>
          <w:lang w:eastAsia="pt-BR"/>
        </w:rPr>
        <w:t xml:space="preserve">que até o dia 16 de abril </w:t>
      </w:r>
      <w:r>
        <w:rPr>
          <w:lang w:eastAsia="pt-BR"/>
        </w:rPr>
        <w:t xml:space="preserve">de 2016, </w:t>
      </w:r>
      <w:r w:rsidRPr="00B6089B">
        <w:rPr>
          <w:lang w:eastAsia="pt-BR"/>
        </w:rPr>
        <w:t>1.168 casos</w:t>
      </w:r>
      <w:r>
        <w:rPr>
          <w:lang w:eastAsia="pt-BR"/>
        </w:rPr>
        <w:t xml:space="preserve"> foram</w:t>
      </w:r>
      <w:r w:rsidRPr="00B6089B">
        <w:rPr>
          <w:lang w:eastAsia="pt-BR"/>
        </w:rPr>
        <w:t xml:space="preserve"> confirmados</w:t>
      </w:r>
      <w:r>
        <w:rPr>
          <w:lang w:eastAsia="pt-BR"/>
        </w:rPr>
        <w:t>,</w:t>
      </w:r>
      <w:r w:rsidRPr="00B6089B">
        <w:rPr>
          <w:lang w:eastAsia="pt-BR"/>
        </w:rPr>
        <w:t xml:space="preserve"> a maioria deles no Nordeste</w:t>
      </w:r>
      <w:sdt>
        <w:sdtPr>
          <w:rPr>
            <w:lang w:eastAsia="pt-BR"/>
          </w:rPr>
          <w:id w:val="-2026156840"/>
          <w:citation/>
        </w:sdtPr>
        <w:sdtContent>
          <w:r>
            <w:rPr>
              <w:lang w:eastAsia="pt-BR"/>
            </w:rPr>
            <w:fldChar w:fldCharType="begin"/>
          </w:r>
          <w:r>
            <w:rPr>
              <w:lang w:eastAsia="pt-BR"/>
            </w:rPr>
            <w:instrText xml:space="preserve"> CITATION Bra16 \l 1046 </w:instrText>
          </w:r>
          <w:r>
            <w:rPr>
              <w:lang w:eastAsia="pt-BR"/>
            </w:rPr>
            <w:fldChar w:fldCharType="separate"/>
          </w:r>
          <w:r>
            <w:rPr>
              <w:noProof/>
              <w:lang w:eastAsia="pt-BR"/>
            </w:rPr>
            <w:t xml:space="preserve"> (MINISTÉRIO DA SAÚDE, 2016)</w:t>
          </w:r>
          <w:r>
            <w:rPr>
              <w:lang w:eastAsia="pt-BR"/>
            </w:rPr>
            <w:fldChar w:fldCharType="end"/>
          </w:r>
        </w:sdtContent>
      </w:sdt>
      <w:r>
        <w:rPr>
          <w:lang w:eastAsia="pt-BR"/>
        </w:rPr>
        <w:t>.</w:t>
      </w:r>
    </w:p>
    <w:p w14:paraId="70E997F6" w14:textId="6095F757" w:rsidR="00DD58B7" w:rsidRDefault="008C0046" w:rsidP="008C0046">
      <w:pPr>
        <w:jc w:val="both"/>
        <w:rPr>
          <w:lang w:eastAsia="pt-BR"/>
        </w:rPr>
      </w:pPr>
      <w:r>
        <w:rPr>
          <w:lang w:eastAsia="pt-BR"/>
        </w:rPr>
        <w:t xml:space="preserve">Essas </w:t>
      </w:r>
      <w:r w:rsidR="00E52263">
        <w:rPr>
          <w:lang w:eastAsia="pt-BR"/>
        </w:rPr>
        <w:t xml:space="preserve">doenças </w:t>
      </w:r>
      <w:r>
        <w:rPr>
          <w:lang w:eastAsia="pt-BR"/>
        </w:rPr>
        <w:t xml:space="preserve">eram </w:t>
      </w:r>
      <w:r w:rsidR="00E52263">
        <w:rPr>
          <w:lang w:eastAsia="pt-BR"/>
        </w:rPr>
        <w:t xml:space="preserve">relativamente </w:t>
      </w:r>
      <w:r w:rsidR="008B51EB">
        <w:rPr>
          <w:lang w:eastAsia="pt-BR"/>
        </w:rPr>
        <w:t>desconhecidas</w:t>
      </w:r>
      <w:r w:rsidR="0010449F">
        <w:rPr>
          <w:lang w:eastAsia="pt-BR"/>
        </w:rPr>
        <w:t>,</w:t>
      </w:r>
      <w:r w:rsidR="008B51EB">
        <w:rPr>
          <w:lang w:eastAsia="pt-BR"/>
        </w:rPr>
        <w:t xml:space="preserve"> pois a</w:t>
      </w:r>
      <w:r w:rsidR="00DD58B7">
        <w:rPr>
          <w:lang w:eastAsia="pt-BR"/>
        </w:rPr>
        <w:t xml:space="preserve"> maioria dos casos reportados eram </w:t>
      </w:r>
      <w:r w:rsidR="00E52263">
        <w:rPr>
          <w:lang w:eastAsia="pt-BR"/>
        </w:rPr>
        <w:t>em países</w:t>
      </w:r>
      <w:r w:rsidR="00176273">
        <w:rPr>
          <w:lang w:eastAsia="pt-BR"/>
        </w:rPr>
        <w:t xml:space="preserve"> </w:t>
      </w:r>
      <w:r w:rsidR="00DD58B7">
        <w:rPr>
          <w:lang w:eastAsia="pt-BR"/>
        </w:rPr>
        <w:t>subdesenvolvidos</w:t>
      </w:r>
      <w:r w:rsidR="003545F7">
        <w:rPr>
          <w:lang w:eastAsia="pt-BR"/>
        </w:rPr>
        <w:t>, mas esse</w:t>
      </w:r>
      <w:r w:rsidR="00E8317C">
        <w:rPr>
          <w:lang w:eastAsia="pt-BR"/>
        </w:rPr>
        <w:t xml:space="preserve"> cenário tem mudado. A</w:t>
      </w:r>
      <w:r w:rsidR="00E52263">
        <w:rPr>
          <w:lang w:eastAsia="pt-BR"/>
        </w:rPr>
        <w:t xml:space="preserve"> maior</w:t>
      </w:r>
      <w:r w:rsidR="00176273">
        <w:rPr>
          <w:lang w:eastAsia="pt-BR"/>
        </w:rPr>
        <w:t xml:space="preserve">ia dos casos ocorre </w:t>
      </w:r>
      <w:r w:rsidR="0010449F">
        <w:rPr>
          <w:lang w:eastAsia="pt-BR"/>
        </w:rPr>
        <w:t xml:space="preserve">em locais onde </w:t>
      </w:r>
      <w:r w:rsidR="004066A4">
        <w:rPr>
          <w:lang w:eastAsia="pt-BR"/>
        </w:rPr>
        <w:t>há</w:t>
      </w:r>
      <w:r w:rsidR="008669E1">
        <w:rPr>
          <w:lang w:eastAsia="pt-BR"/>
        </w:rPr>
        <w:t xml:space="preserve"> </w:t>
      </w:r>
      <w:r w:rsidR="00E52263">
        <w:rPr>
          <w:lang w:eastAsia="pt-BR"/>
        </w:rPr>
        <w:t>precariedade em questão</w:t>
      </w:r>
      <w:r w:rsidR="0010449F">
        <w:rPr>
          <w:lang w:eastAsia="pt-BR"/>
        </w:rPr>
        <w:t xml:space="preserve"> de saúde pública e saneamento tornando-os </w:t>
      </w:r>
      <w:r w:rsidR="008669E1">
        <w:rPr>
          <w:lang w:eastAsia="pt-BR"/>
        </w:rPr>
        <w:t>área de risco</w:t>
      </w:r>
      <w:sdt>
        <w:sdtPr>
          <w:rPr>
            <w:lang w:eastAsia="pt-BR"/>
          </w:rPr>
          <w:id w:val="-1795437587"/>
          <w:citation/>
        </w:sdtPr>
        <w:sdtContent>
          <w:r w:rsidR="009A53A4">
            <w:rPr>
              <w:lang w:eastAsia="pt-BR"/>
            </w:rPr>
            <w:fldChar w:fldCharType="begin"/>
          </w:r>
          <w:r w:rsidR="004072F8">
            <w:rPr>
              <w:lang w:eastAsia="pt-BR"/>
            </w:rPr>
            <w:instrText xml:space="preserve">CITATION SAL16 \l 1046 </w:instrText>
          </w:r>
          <w:r w:rsidR="009A53A4">
            <w:rPr>
              <w:lang w:eastAsia="pt-BR"/>
            </w:rPr>
            <w:fldChar w:fldCharType="separate"/>
          </w:r>
          <w:r w:rsidR="003545F7">
            <w:rPr>
              <w:noProof/>
              <w:lang w:eastAsia="pt-BR"/>
            </w:rPr>
            <w:t xml:space="preserve"> (SALOMÃO, 2016)</w:t>
          </w:r>
          <w:r w:rsidR="009A53A4">
            <w:rPr>
              <w:lang w:eastAsia="pt-BR"/>
            </w:rPr>
            <w:fldChar w:fldCharType="end"/>
          </w:r>
        </w:sdtContent>
      </w:sdt>
      <w:r w:rsidR="00FE357E">
        <w:rPr>
          <w:lang w:eastAsia="pt-BR"/>
        </w:rPr>
        <w:t>.</w:t>
      </w:r>
    </w:p>
    <w:p w14:paraId="63729386" w14:textId="250C1E87" w:rsidR="00FE357E" w:rsidRDefault="00FE357E" w:rsidP="00FE357E">
      <w:pPr>
        <w:pStyle w:val="Legenda"/>
        <w:keepNext/>
        <w:jc w:val="center"/>
      </w:pPr>
      <w:bookmarkStart w:id="3" w:name="_Toc511807130"/>
      <w:r>
        <w:t xml:space="preserve">Figura </w:t>
      </w:r>
      <w:r w:rsidR="00063F83">
        <w:fldChar w:fldCharType="begin"/>
      </w:r>
      <w:r w:rsidR="00063F83">
        <w:instrText xml:space="preserve"> SEQ Figura \* ARABIC </w:instrText>
      </w:r>
      <w:r w:rsidR="00063F83">
        <w:fldChar w:fldCharType="separate"/>
      </w:r>
      <w:r w:rsidR="004A345E">
        <w:rPr>
          <w:noProof/>
        </w:rPr>
        <w:t>1</w:t>
      </w:r>
      <w:r w:rsidR="00063F83">
        <w:fldChar w:fldCharType="end"/>
      </w:r>
      <w:r>
        <w:t xml:space="preserve"> - </w:t>
      </w:r>
      <w:r w:rsidRPr="00DE6030">
        <w:t>Mapa-múndi</w:t>
      </w:r>
      <w:r>
        <w:t xml:space="preserve"> de áreas com risco de </w:t>
      </w:r>
      <w:proofErr w:type="spellStart"/>
      <w:r>
        <w:t>zika</w:t>
      </w:r>
      <w:bookmarkEnd w:id="3"/>
      <w:proofErr w:type="spellEnd"/>
    </w:p>
    <w:p w14:paraId="6EA10450" w14:textId="77777777" w:rsidR="00FE357E" w:rsidRDefault="00FE357E" w:rsidP="00191D91">
      <w:pPr>
        <w:ind w:firstLine="0"/>
        <w:jc w:val="center"/>
        <w:rPr>
          <w:rStyle w:val="SubttulolegendaChar"/>
          <w:rFonts w:eastAsiaTheme="minorHAnsi"/>
          <w:iCs/>
          <w:color w:val="000000" w:themeColor="text1"/>
        </w:rPr>
      </w:pPr>
      <w:r>
        <w:rPr>
          <w:noProof/>
          <w:lang w:eastAsia="pt-BR"/>
        </w:rPr>
        <w:drawing>
          <wp:inline distT="0" distB="0" distL="0" distR="0" wp14:anchorId="320CFF4F" wp14:editId="65859637">
            <wp:extent cx="4008120" cy="2721610"/>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471"/>
                    <a:stretch/>
                  </pic:blipFill>
                  <pic:spPr bwMode="auto">
                    <a:xfrm>
                      <a:off x="0" y="0"/>
                      <a:ext cx="4005989" cy="2720163"/>
                    </a:xfrm>
                    <a:prstGeom prst="rect">
                      <a:avLst/>
                    </a:prstGeom>
                    <a:ln>
                      <a:noFill/>
                    </a:ln>
                    <a:extLst>
                      <a:ext uri="{53640926-AAD7-44D8-BBD7-CCE9431645EC}">
                        <a14:shadowObscured xmlns:a14="http://schemas.microsoft.com/office/drawing/2010/main"/>
                      </a:ext>
                    </a:extLst>
                  </pic:spPr>
                </pic:pic>
              </a:graphicData>
            </a:graphic>
          </wp:inline>
        </w:drawing>
      </w:r>
    </w:p>
    <w:p w14:paraId="2772107A" w14:textId="150D2DD0" w:rsidR="00E52263" w:rsidRDefault="00FE357E" w:rsidP="00191D91">
      <w:pPr>
        <w:ind w:firstLine="0"/>
        <w:jc w:val="center"/>
        <w:rPr>
          <w:rStyle w:val="SubttulolegendaChar"/>
          <w:rFonts w:eastAsiaTheme="minorHAnsi"/>
        </w:rPr>
      </w:pPr>
      <w:r w:rsidRPr="001E4DCF">
        <w:rPr>
          <w:rStyle w:val="SubttulolegendaChar"/>
          <w:rFonts w:eastAsiaTheme="minorHAnsi"/>
        </w:rPr>
        <w:t xml:space="preserve">Fonte: </w:t>
      </w:r>
      <w:r w:rsidR="00B117A8" w:rsidRPr="001E4DCF">
        <w:rPr>
          <w:rStyle w:val="SubttulolegendaChar"/>
          <w:rFonts w:eastAsiaTheme="minorHAnsi"/>
        </w:rPr>
        <w:t>Extraído</w:t>
      </w:r>
      <w:r w:rsidRPr="001E4DCF">
        <w:rPr>
          <w:rStyle w:val="SubttulolegendaChar"/>
          <w:rFonts w:eastAsiaTheme="minorHAnsi"/>
        </w:rPr>
        <w:t xml:space="preserve"> de </w:t>
      </w:r>
      <w:r w:rsidR="008E112D">
        <w:rPr>
          <w:rStyle w:val="SubttulolegendaChar"/>
          <w:rFonts w:eastAsiaTheme="minorHAnsi"/>
        </w:rPr>
        <w:t>(</w:t>
      </w:r>
      <w:r w:rsidR="00B117A8" w:rsidRPr="001E4DCF">
        <w:rPr>
          <w:rStyle w:val="SubttulolegendaChar"/>
          <w:rFonts w:eastAsiaTheme="minorHAnsi"/>
        </w:rPr>
        <w:t>CENTERS FOR DISEASE CONTROL AND PREVENTION</w:t>
      </w:r>
      <w:r w:rsidRPr="001E4DCF">
        <w:rPr>
          <w:rStyle w:val="SubttulolegendaChar"/>
          <w:rFonts w:eastAsiaTheme="minorHAnsi"/>
        </w:rPr>
        <w:t>, 2018</w:t>
      </w:r>
      <w:r w:rsidR="008E112D">
        <w:rPr>
          <w:rStyle w:val="SubttulolegendaChar"/>
          <w:rFonts w:eastAsiaTheme="minorHAnsi"/>
        </w:rPr>
        <w:t>)</w:t>
      </w:r>
      <w:r>
        <w:rPr>
          <w:rStyle w:val="SubttulolegendaChar"/>
          <w:rFonts w:eastAsiaTheme="minorHAnsi"/>
        </w:rPr>
        <w:t>.</w:t>
      </w:r>
    </w:p>
    <w:p w14:paraId="7D086CDF" w14:textId="60F6910D" w:rsidR="000932C3" w:rsidRPr="00E52263" w:rsidRDefault="000932C3" w:rsidP="000932C3">
      <w:pPr>
        <w:jc w:val="both"/>
        <w:rPr>
          <w:lang w:eastAsia="pt-BR"/>
        </w:rPr>
      </w:pPr>
      <w:r>
        <w:rPr>
          <w:lang w:eastAsia="pt-BR"/>
        </w:rPr>
        <w:t>O</w:t>
      </w:r>
      <w:r w:rsidRPr="003E559C">
        <w:rPr>
          <w:lang w:eastAsia="pt-BR"/>
        </w:rPr>
        <w:t>s mosquitos</w:t>
      </w:r>
      <w:r>
        <w:rPr>
          <w:lang w:eastAsia="pt-BR"/>
        </w:rPr>
        <w:t xml:space="preserve"> </w:t>
      </w:r>
      <w:r w:rsidRPr="000932C3">
        <w:rPr>
          <w:i/>
          <w:lang w:eastAsia="pt-BR"/>
        </w:rPr>
        <w:t xml:space="preserve">Aedes aegypti </w:t>
      </w:r>
      <w:r w:rsidRPr="003E559C">
        <w:rPr>
          <w:lang w:eastAsia="pt-BR"/>
        </w:rPr>
        <w:t>geralmente vivem em lugares aba</w:t>
      </w:r>
      <w:r>
        <w:rPr>
          <w:lang w:eastAsia="pt-BR"/>
        </w:rPr>
        <w:t>ixo de 6.500 pés. Ou seja, as chances de obter doenças transmitidas pelo mosquito</w:t>
      </w:r>
      <w:r w:rsidRPr="003E559C">
        <w:rPr>
          <w:lang w:eastAsia="pt-BR"/>
        </w:rPr>
        <w:t xml:space="preserve"> </w:t>
      </w:r>
      <w:r w:rsidRPr="003E559C">
        <w:rPr>
          <w:lang w:eastAsia="pt-BR"/>
        </w:rPr>
        <w:lastRenderedPageBreak/>
        <w:t xml:space="preserve">acima dessa </w:t>
      </w:r>
      <w:r>
        <w:rPr>
          <w:lang w:eastAsia="pt-BR"/>
        </w:rPr>
        <w:t>altitude são muito baixas</w:t>
      </w:r>
      <w:r w:rsidRPr="003E559C">
        <w:rPr>
          <w:lang w:eastAsia="pt-BR"/>
        </w:rPr>
        <w:t xml:space="preserve">. </w:t>
      </w:r>
      <w:r>
        <w:rPr>
          <w:lang w:eastAsia="pt-BR"/>
        </w:rPr>
        <w:t xml:space="preserve">A Figura 1 mostra os continentes que apresentam risco de contaminação de </w:t>
      </w:r>
      <w:r w:rsidRPr="000932C3">
        <w:rPr>
          <w:i/>
          <w:lang w:eastAsia="pt-BR"/>
        </w:rPr>
        <w:t>Zika</w:t>
      </w:r>
      <w:r>
        <w:rPr>
          <w:lang w:eastAsia="pt-BR"/>
        </w:rPr>
        <w:t xml:space="preserve"> </w:t>
      </w:r>
      <w:proofErr w:type="spellStart"/>
      <w:r w:rsidRPr="000932C3">
        <w:rPr>
          <w:i/>
          <w:lang w:eastAsia="pt-BR"/>
        </w:rPr>
        <w:t>virus</w:t>
      </w:r>
      <w:proofErr w:type="spellEnd"/>
      <w:r>
        <w:rPr>
          <w:lang w:eastAsia="pt-BR"/>
        </w:rPr>
        <w:t xml:space="preserve"> pelo mosquito </w:t>
      </w:r>
      <w:r w:rsidRPr="000932C3">
        <w:rPr>
          <w:i/>
          <w:lang w:eastAsia="pt-BR"/>
        </w:rPr>
        <w:t>Aedes aegypti</w:t>
      </w:r>
      <w:sdt>
        <w:sdtPr>
          <w:rPr>
            <w:lang w:eastAsia="pt-BR"/>
          </w:rPr>
          <w:id w:val="1413345001"/>
          <w:citation/>
        </w:sdtPr>
        <w:sdtContent>
          <w:r w:rsidRPr="000932C3">
            <w:rPr>
              <w:lang w:eastAsia="pt-BR"/>
            </w:rPr>
            <w:fldChar w:fldCharType="begin"/>
          </w:r>
          <w:r w:rsidRPr="000932C3">
            <w:rPr>
              <w:lang w:eastAsia="pt-BR"/>
            </w:rPr>
            <w:instrText xml:space="preserve"> CITATION Cen18 \l 1046 </w:instrText>
          </w:r>
          <w:r w:rsidRPr="000932C3">
            <w:rPr>
              <w:lang w:eastAsia="pt-BR"/>
            </w:rPr>
            <w:fldChar w:fldCharType="separate"/>
          </w:r>
          <w:r w:rsidRPr="000932C3">
            <w:rPr>
              <w:noProof/>
              <w:lang w:eastAsia="pt-BR"/>
            </w:rPr>
            <w:t xml:space="preserve"> (CENTERS FOR DISEASE CONTROL AND PREVENTION, 2018)</w:t>
          </w:r>
          <w:r w:rsidRPr="000932C3">
            <w:rPr>
              <w:lang w:eastAsia="pt-BR"/>
            </w:rPr>
            <w:fldChar w:fldCharType="end"/>
          </w:r>
        </w:sdtContent>
      </w:sdt>
      <w:r>
        <w:rPr>
          <w:lang w:eastAsia="pt-BR"/>
        </w:rPr>
        <w:t>.</w:t>
      </w:r>
    </w:p>
    <w:p w14:paraId="0F2D534F" w14:textId="5F6838DF" w:rsidR="00C6694F" w:rsidRPr="000F25EF" w:rsidRDefault="000F25EF" w:rsidP="000F25EF">
      <w:pPr>
        <w:pStyle w:val="Ttulo2"/>
      </w:pPr>
      <w:bookmarkStart w:id="4" w:name="_Toc511807576"/>
      <w:bookmarkEnd w:id="1"/>
      <w:r w:rsidRPr="000F25EF">
        <w:t>PROBLEMA</w:t>
      </w:r>
      <w:bookmarkEnd w:id="4"/>
    </w:p>
    <w:p w14:paraId="5CEC1630" w14:textId="681C05D4" w:rsidR="00FE357E" w:rsidRDefault="00FE357E" w:rsidP="00520CC0">
      <w:pPr>
        <w:jc w:val="both"/>
        <w:rPr>
          <w:lang w:eastAsia="pt-BR"/>
        </w:rPr>
      </w:pPr>
      <w:r>
        <w:rPr>
          <w:lang w:eastAsia="pt-BR"/>
        </w:rPr>
        <w:t>A Agência Nacional de Saúde Suplementar (ANS) disponibiliza informações e medidas de prevenção, cuidado e proteção. A maioria dessas medidas está relacionada com o uso de telas, repelentes e cuidados com ambiente propício para reprodução do mosquito.</w:t>
      </w:r>
    </w:p>
    <w:p w14:paraId="12A5F0C6" w14:textId="79BB60CA" w:rsidR="00622128" w:rsidRDefault="00622128" w:rsidP="000932C3">
      <w:pPr>
        <w:jc w:val="both"/>
        <w:rPr>
          <w:lang w:eastAsia="pt-BR"/>
        </w:rPr>
      </w:pPr>
      <w:r>
        <w:rPr>
          <w:lang w:eastAsia="pt-BR"/>
        </w:rPr>
        <w:t>Para diminuir o risco</w:t>
      </w:r>
      <w:r w:rsidR="002C3EAB">
        <w:rPr>
          <w:lang w:eastAsia="pt-BR"/>
        </w:rPr>
        <w:t xml:space="preserve"> de contaminação</w:t>
      </w:r>
      <w:r>
        <w:rPr>
          <w:lang w:eastAsia="pt-BR"/>
        </w:rPr>
        <w:t>, as pessoas devem sempre estar vacinadas para as doenças cujos imunizantes estão disponíveis. Deve se prevenir de picadas de mosquitos utilizando</w:t>
      </w:r>
      <w:r w:rsidR="00BA7AAB">
        <w:rPr>
          <w:lang w:eastAsia="pt-BR"/>
        </w:rPr>
        <w:t>,</w:t>
      </w:r>
      <w:r>
        <w:rPr>
          <w:lang w:eastAsia="pt-BR"/>
        </w:rPr>
        <w:t xml:space="preserve"> por exemplo, proteções e repelentes. </w:t>
      </w:r>
    </w:p>
    <w:p w14:paraId="247D19AC" w14:textId="7997F315" w:rsidR="00B117A8" w:rsidRDefault="00B117A8" w:rsidP="000932C3">
      <w:pPr>
        <w:jc w:val="both"/>
        <w:rPr>
          <w:lang w:eastAsia="pt-BR"/>
        </w:rPr>
      </w:pPr>
      <w:r>
        <w:rPr>
          <w:lang w:eastAsia="pt-BR"/>
        </w:rPr>
        <w:t>Essas medidas reduzem a probabilidade de um indivíduo que adote o uso de repelente seja infectado ou que um ambiente que possua tela permita a entrada do mosquito infectado, mas o mosquito infectado continua oferecendo risco a outros indivíduos.</w:t>
      </w:r>
    </w:p>
    <w:p w14:paraId="5AEA0DB3" w14:textId="15EBCD1D" w:rsidR="00250873" w:rsidRPr="00250873" w:rsidRDefault="00250873" w:rsidP="00520CC0">
      <w:pPr>
        <w:jc w:val="both"/>
        <w:rPr>
          <w:rStyle w:val="Hyperlink"/>
          <w:color w:val="auto"/>
          <w:u w:val="none"/>
          <w:lang w:eastAsia="pt-BR"/>
        </w:rPr>
      </w:pPr>
      <w:r>
        <w:rPr>
          <w:rStyle w:val="Hyperlink"/>
          <w:color w:val="auto"/>
          <w:u w:val="none"/>
          <w:lang w:eastAsia="pt-BR"/>
        </w:rPr>
        <w:t xml:space="preserve">Como </w:t>
      </w:r>
      <w:r w:rsidR="00B117A8">
        <w:rPr>
          <w:rStyle w:val="Hyperlink"/>
          <w:color w:val="auto"/>
          <w:u w:val="none"/>
          <w:lang w:eastAsia="pt-BR"/>
        </w:rPr>
        <w:t xml:space="preserve">identificar a presença de um mosquito e </w:t>
      </w:r>
      <w:r>
        <w:rPr>
          <w:rStyle w:val="Hyperlink"/>
          <w:color w:val="auto"/>
          <w:u w:val="none"/>
          <w:lang w:eastAsia="pt-BR"/>
        </w:rPr>
        <w:t>reduzir</w:t>
      </w:r>
      <w:r w:rsidR="00B117A8">
        <w:rPr>
          <w:rStyle w:val="Hyperlink"/>
          <w:color w:val="auto"/>
          <w:u w:val="none"/>
          <w:lang w:eastAsia="pt-BR"/>
        </w:rPr>
        <w:t xml:space="preserve"> seu </w:t>
      </w:r>
      <w:r>
        <w:rPr>
          <w:rStyle w:val="Hyperlink"/>
          <w:color w:val="auto"/>
          <w:u w:val="none"/>
          <w:lang w:eastAsia="pt-BR"/>
        </w:rPr>
        <w:t xml:space="preserve">número </w:t>
      </w:r>
      <w:r w:rsidR="00B117A8">
        <w:rPr>
          <w:rStyle w:val="Hyperlink"/>
          <w:color w:val="auto"/>
          <w:u w:val="none"/>
          <w:lang w:eastAsia="pt-BR"/>
        </w:rPr>
        <w:t xml:space="preserve">em um </w:t>
      </w:r>
      <w:r>
        <w:rPr>
          <w:rStyle w:val="Hyperlink"/>
          <w:color w:val="auto"/>
          <w:u w:val="none"/>
          <w:lang w:eastAsia="pt-BR"/>
        </w:rPr>
        <w:t>determinado ambiente</w:t>
      </w:r>
      <w:r w:rsidR="003545F7">
        <w:rPr>
          <w:rStyle w:val="Hyperlink"/>
          <w:color w:val="auto"/>
          <w:u w:val="none"/>
          <w:lang w:eastAsia="pt-BR"/>
        </w:rPr>
        <w:t xml:space="preserve"> os eliminando</w:t>
      </w:r>
      <w:r>
        <w:rPr>
          <w:rStyle w:val="Hyperlink"/>
          <w:color w:val="auto"/>
          <w:u w:val="none"/>
          <w:lang w:eastAsia="pt-BR"/>
        </w:rPr>
        <w:t>?</w:t>
      </w:r>
    </w:p>
    <w:p w14:paraId="6D74E80A" w14:textId="538AA4E0" w:rsidR="00C6694F" w:rsidRDefault="000F25EF" w:rsidP="000F25EF">
      <w:pPr>
        <w:pStyle w:val="Ttulo2"/>
      </w:pPr>
      <w:bookmarkStart w:id="5" w:name="_Toc511807577"/>
      <w:r>
        <w:t>RELEVÂNCIA</w:t>
      </w:r>
      <w:bookmarkEnd w:id="5"/>
    </w:p>
    <w:p w14:paraId="26F09168" w14:textId="330F3E2D" w:rsidR="00250873" w:rsidRPr="000932C3" w:rsidRDefault="00B6089B" w:rsidP="000932C3">
      <w:pPr>
        <w:ind w:firstLine="708"/>
        <w:jc w:val="both"/>
        <w:rPr>
          <w:rFonts w:eastAsia="Times New Roman" w:cs="Times New Roman"/>
          <w:noProof/>
          <w:szCs w:val="20"/>
          <w:lang w:eastAsia="pt-BR"/>
        </w:rPr>
      </w:pPr>
      <w:r>
        <w:rPr>
          <w:rFonts w:eastAsia="Times New Roman" w:cs="Times New Roman"/>
          <w:noProof/>
          <w:szCs w:val="20"/>
          <w:lang w:eastAsia="pt-BR"/>
        </w:rPr>
        <w:t>Diante do exposto, uma alternativa que reduza o número de mosquitos em um determinado ambiente, principalmente se for considerado</w:t>
      </w:r>
      <w:r w:rsidR="007E3F89">
        <w:rPr>
          <w:rFonts w:eastAsia="Times New Roman" w:cs="Times New Roman"/>
          <w:noProof/>
          <w:szCs w:val="20"/>
          <w:lang w:eastAsia="pt-BR"/>
        </w:rPr>
        <w:t xml:space="preserve"> em área</w:t>
      </w:r>
      <w:r>
        <w:rPr>
          <w:rFonts w:eastAsia="Times New Roman" w:cs="Times New Roman"/>
          <w:noProof/>
          <w:szCs w:val="20"/>
          <w:lang w:eastAsia="pt-BR"/>
        </w:rPr>
        <w:t xml:space="preserve"> de risco, contribuirá para a redução de casos das doen</w:t>
      </w:r>
      <w:r w:rsidR="00C72D28">
        <w:rPr>
          <w:rFonts w:eastAsia="Times New Roman" w:cs="Times New Roman"/>
          <w:noProof/>
          <w:szCs w:val="20"/>
          <w:lang w:eastAsia="pt-BR"/>
        </w:rPr>
        <w:t>ças transmitidas pelo mosquito.</w:t>
      </w:r>
    </w:p>
    <w:p w14:paraId="554A5968" w14:textId="559D1E28" w:rsidR="007E3F89" w:rsidRDefault="000F25EF" w:rsidP="000F25EF">
      <w:pPr>
        <w:pStyle w:val="Ttulo2"/>
      </w:pPr>
      <w:bookmarkStart w:id="6" w:name="_Toc511807578"/>
      <w:r>
        <w:t>JUSTIFICATIVA</w:t>
      </w:r>
      <w:bookmarkEnd w:id="6"/>
    </w:p>
    <w:p w14:paraId="12E53B64" w14:textId="37D50D0F" w:rsidR="000323EE" w:rsidRDefault="00267662" w:rsidP="00356CA3">
      <w:pPr>
        <w:jc w:val="both"/>
        <w:rPr>
          <w:lang w:eastAsia="pt-BR"/>
        </w:rPr>
      </w:pPr>
      <w:r>
        <w:rPr>
          <w:lang w:eastAsia="pt-BR"/>
        </w:rPr>
        <w:t xml:space="preserve">O projeto </w:t>
      </w:r>
      <w:proofErr w:type="spellStart"/>
      <w:r w:rsidR="000323EE" w:rsidRPr="000932C3">
        <w:rPr>
          <w:i/>
          <w:lang w:eastAsia="pt-BR"/>
        </w:rPr>
        <w:t>Photonic</w:t>
      </w:r>
      <w:proofErr w:type="spellEnd"/>
      <w:r w:rsidR="000323EE" w:rsidRPr="000323EE">
        <w:rPr>
          <w:lang w:eastAsia="pt-BR"/>
        </w:rPr>
        <w:t xml:space="preserve"> </w:t>
      </w:r>
      <w:proofErr w:type="spellStart"/>
      <w:r w:rsidR="000323EE" w:rsidRPr="000932C3">
        <w:rPr>
          <w:i/>
          <w:lang w:eastAsia="pt-BR"/>
        </w:rPr>
        <w:t>Fence</w:t>
      </w:r>
      <w:proofErr w:type="spellEnd"/>
      <w:r w:rsidR="003545F7">
        <w:rPr>
          <w:lang w:eastAsia="pt-BR"/>
        </w:rPr>
        <w:t xml:space="preserve">, mostrado na </w:t>
      </w:r>
      <w:r w:rsidR="003545F7">
        <w:rPr>
          <w:lang w:eastAsia="pt-BR"/>
        </w:rPr>
        <w:fldChar w:fldCharType="begin"/>
      </w:r>
      <w:r w:rsidR="003545F7">
        <w:rPr>
          <w:lang w:eastAsia="pt-BR"/>
        </w:rPr>
        <w:instrText xml:space="preserve"> REF _Ref511029906 \h </w:instrText>
      </w:r>
      <w:r w:rsidR="003545F7">
        <w:rPr>
          <w:lang w:eastAsia="pt-BR"/>
        </w:rPr>
      </w:r>
      <w:r w:rsidR="003545F7">
        <w:rPr>
          <w:lang w:eastAsia="pt-BR"/>
        </w:rPr>
        <w:fldChar w:fldCharType="separate"/>
      </w:r>
      <w:r w:rsidR="007D3B9F">
        <w:t xml:space="preserve">Figura </w:t>
      </w:r>
      <w:r w:rsidR="007D3B9F">
        <w:rPr>
          <w:noProof/>
        </w:rPr>
        <w:t>2</w:t>
      </w:r>
      <w:r w:rsidR="003545F7">
        <w:rPr>
          <w:lang w:eastAsia="pt-BR"/>
        </w:rPr>
        <w:fldChar w:fldCharType="end"/>
      </w:r>
      <w:r w:rsidR="003545F7">
        <w:rPr>
          <w:lang w:eastAsia="pt-BR"/>
        </w:rPr>
        <w:t xml:space="preserve">, </w:t>
      </w:r>
      <w:r w:rsidR="000323EE">
        <w:rPr>
          <w:lang w:eastAsia="pt-BR"/>
        </w:rPr>
        <w:t xml:space="preserve">da </w:t>
      </w:r>
      <w:proofErr w:type="spellStart"/>
      <w:r w:rsidR="000323EE" w:rsidRPr="000932C3">
        <w:rPr>
          <w:i/>
          <w:lang w:eastAsia="pt-BR"/>
        </w:rPr>
        <w:t>Intellectual</w:t>
      </w:r>
      <w:proofErr w:type="spellEnd"/>
      <w:r w:rsidR="000323EE" w:rsidRPr="000323EE">
        <w:rPr>
          <w:lang w:eastAsia="pt-BR"/>
        </w:rPr>
        <w:t xml:space="preserve"> </w:t>
      </w:r>
      <w:r w:rsidR="000323EE" w:rsidRPr="000932C3">
        <w:rPr>
          <w:i/>
          <w:lang w:eastAsia="pt-BR"/>
        </w:rPr>
        <w:t>Ventures</w:t>
      </w:r>
      <w:r>
        <w:rPr>
          <w:lang w:eastAsia="pt-BR"/>
        </w:rPr>
        <w:t xml:space="preserve">, é uma </w:t>
      </w:r>
      <w:r w:rsidR="00CD4E10">
        <w:rPr>
          <w:lang w:eastAsia="pt-BR"/>
        </w:rPr>
        <w:t>iniciativa</w:t>
      </w:r>
      <w:r>
        <w:rPr>
          <w:lang w:eastAsia="pt-BR"/>
        </w:rPr>
        <w:t xml:space="preserve"> de identificação e eliminação de mosquitos.</w:t>
      </w:r>
      <w:r w:rsidR="000323EE">
        <w:rPr>
          <w:lang w:eastAsia="pt-BR"/>
        </w:rPr>
        <w:t xml:space="preserve"> </w:t>
      </w:r>
      <w:r>
        <w:rPr>
          <w:lang w:eastAsia="pt-BR"/>
        </w:rPr>
        <w:t>Esse projeto</w:t>
      </w:r>
      <w:r w:rsidR="000323EE">
        <w:rPr>
          <w:lang w:eastAsia="pt-BR"/>
        </w:rPr>
        <w:t xml:space="preserve"> utiliza </w:t>
      </w:r>
      <w:r w:rsidR="000323EE">
        <w:rPr>
          <w:lang w:eastAsia="pt-BR"/>
        </w:rPr>
        <w:lastRenderedPageBreak/>
        <w:t>várias câmeras de vídeo, um chip de proces</w:t>
      </w:r>
      <w:r w:rsidR="00356CA3">
        <w:rPr>
          <w:lang w:eastAsia="pt-BR"/>
        </w:rPr>
        <w:t xml:space="preserve">samento de imagem </w:t>
      </w:r>
      <w:r>
        <w:rPr>
          <w:lang w:eastAsia="pt-BR"/>
        </w:rPr>
        <w:t>(</w:t>
      </w:r>
      <w:r w:rsidR="00356CA3">
        <w:rPr>
          <w:lang w:eastAsia="pt-BR"/>
        </w:rPr>
        <w:t>computador</w:t>
      </w:r>
      <w:r>
        <w:rPr>
          <w:lang w:eastAsia="pt-BR"/>
        </w:rPr>
        <w:t>)</w:t>
      </w:r>
      <w:r w:rsidR="00356CA3">
        <w:rPr>
          <w:lang w:eastAsia="pt-BR"/>
        </w:rPr>
        <w:t xml:space="preserve">, </w:t>
      </w:r>
      <w:r w:rsidR="000323EE">
        <w:rPr>
          <w:lang w:eastAsia="pt-BR"/>
        </w:rPr>
        <w:t>fontes de lu</w:t>
      </w:r>
      <w:r w:rsidR="00356CA3">
        <w:rPr>
          <w:lang w:eastAsia="pt-BR"/>
        </w:rPr>
        <w:t>z para identificar os mosquitos e m</w:t>
      </w:r>
      <w:r w:rsidR="000323EE">
        <w:rPr>
          <w:lang w:eastAsia="pt-BR"/>
        </w:rPr>
        <w:t xml:space="preserve">otores </w:t>
      </w:r>
      <w:r w:rsidR="001A26DC" w:rsidRPr="001A26DC">
        <w:rPr>
          <w:lang w:eastAsia="pt-BR"/>
        </w:rPr>
        <w:t>de alta qualidade</w:t>
      </w:r>
      <w:r w:rsidR="001A26DC">
        <w:rPr>
          <w:lang w:eastAsia="pt-BR"/>
        </w:rPr>
        <w:t xml:space="preserve"> </w:t>
      </w:r>
      <w:r w:rsidR="000323EE">
        <w:rPr>
          <w:lang w:eastAsia="pt-BR"/>
        </w:rPr>
        <w:t xml:space="preserve">chamados </w:t>
      </w:r>
      <w:proofErr w:type="spellStart"/>
      <w:r w:rsidR="001A26DC" w:rsidRPr="000932C3">
        <w:rPr>
          <w:i/>
          <w:lang w:eastAsia="pt-BR"/>
        </w:rPr>
        <w:t>galvos</w:t>
      </w:r>
      <w:proofErr w:type="spellEnd"/>
      <w:r w:rsidR="001A26DC">
        <w:rPr>
          <w:lang w:eastAsia="pt-BR"/>
        </w:rPr>
        <w:t>,</w:t>
      </w:r>
      <w:r w:rsidR="001A26DC" w:rsidRPr="001A26DC">
        <w:t xml:space="preserve"> </w:t>
      </w:r>
      <w:r w:rsidR="001A26DC">
        <w:rPr>
          <w:lang w:eastAsia="pt-BR"/>
        </w:rPr>
        <w:t>projetado</w:t>
      </w:r>
      <w:r w:rsidR="001A26DC" w:rsidRPr="001A26DC">
        <w:rPr>
          <w:lang w:eastAsia="pt-BR"/>
        </w:rPr>
        <w:t>s para sistemas de marcação a laser e micro usinagem</w:t>
      </w:r>
      <w:r w:rsidR="001A26DC">
        <w:rPr>
          <w:lang w:eastAsia="pt-BR"/>
        </w:rPr>
        <w:t>, que custam cerca de 10 mil dólares</w:t>
      </w:r>
      <w:r>
        <w:rPr>
          <w:lang w:eastAsia="pt-BR"/>
        </w:rPr>
        <w:t>, para o sistema de eliminação</w:t>
      </w:r>
      <w:sdt>
        <w:sdtPr>
          <w:rPr>
            <w:lang w:eastAsia="pt-BR"/>
          </w:rPr>
          <w:id w:val="-1177806540"/>
          <w:citation/>
        </w:sdtPr>
        <w:sdtContent>
          <w:r w:rsidR="00356CA3">
            <w:rPr>
              <w:lang w:eastAsia="pt-BR"/>
            </w:rPr>
            <w:fldChar w:fldCharType="begin"/>
          </w:r>
          <w:r w:rsidR="00356CA3">
            <w:rPr>
              <w:lang w:eastAsia="pt-BR"/>
            </w:rPr>
            <w:instrText xml:space="preserve"> CITATION Jor10 \l 1046 </w:instrText>
          </w:r>
          <w:r w:rsidR="00356CA3">
            <w:rPr>
              <w:lang w:eastAsia="pt-BR"/>
            </w:rPr>
            <w:fldChar w:fldCharType="separate"/>
          </w:r>
          <w:r w:rsidR="003545F7">
            <w:rPr>
              <w:noProof/>
              <w:lang w:eastAsia="pt-BR"/>
            </w:rPr>
            <w:t xml:space="preserve"> (KARE, 2010)</w:t>
          </w:r>
          <w:r w:rsidR="00356CA3">
            <w:rPr>
              <w:lang w:eastAsia="pt-BR"/>
            </w:rPr>
            <w:fldChar w:fldCharType="end"/>
          </w:r>
        </w:sdtContent>
      </w:sdt>
      <w:r>
        <w:rPr>
          <w:lang w:eastAsia="pt-BR"/>
        </w:rPr>
        <w:t>.</w:t>
      </w:r>
    </w:p>
    <w:p w14:paraId="72DAFE5F" w14:textId="47BCC093" w:rsidR="00356CA3" w:rsidRDefault="00356CA3" w:rsidP="00356CA3">
      <w:pPr>
        <w:pStyle w:val="Legenda"/>
        <w:keepNext/>
        <w:jc w:val="center"/>
      </w:pPr>
      <w:bookmarkStart w:id="7" w:name="_Ref511029906"/>
      <w:bookmarkStart w:id="8" w:name="_Toc511807131"/>
      <w:r>
        <w:t xml:space="preserve">Figura </w:t>
      </w:r>
      <w:r w:rsidR="00063F83">
        <w:fldChar w:fldCharType="begin"/>
      </w:r>
      <w:r w:rsidR="00063F83">
        <w:instrText xml:space="preserve"> SEQ Figura \* ARABIC </w:instrText>
      </w:r>
      <w:r w:rsidR="00063F83">
        <w:fldChar w:fldCharType="separate"/>
      </w:r>
      <w:r w:rsidR="004A345E">
        <w:rPr>
          <w:noProof/>
        </w:rPr>
        <w:t>2</w:t>
      </w:r>
      <w:r w:rsidR="00063F83">
        <w:fldChar w:fldCharType="end"/>
      </w:r>
      <w:bookmarkEnd w:id="7"/>
      <w:r>
        <w:t xml:space="preserve"> - Sensores e </w:t>
      </w:r>
      <w:r w:rsidR="00B117A8">
        <w:t>câmera</w:t>
      </w:r>
      <w:r>
        <w:t xml:space="preserve"> </w:t>
      </w:r>
      <w:proofErr w:type="spellStart"/>
      <w:r>
        <w:t>Photonic</w:t>
      </w:r>
      <w:proofErr w:type="spellEnd"/>
      <w:r>
        <w:t xml:space="preserve"> </w:t>
      </w:r>
      <w:proofErr w:type="spellStart"/>
      <w:r>
        <w:t>Fence</w:t>
      </w:r>
      <w:bookmarkEnd w:id="8"/>
      <w:proofErr w:type="spellEnd"/>
    </w:p>
    <w:p w14:paraId="20EB407D" w14:textId="5F980274" w:rsidR="001A26DC" w:rsidRDefault="001A26DC" w:rsidP="00356CA3">
      <w:pPr>
        <w:pStyle w:val="Subttulolegenda"/>
      </w:pPr>
      <w:r>
        <w:rPr>
          <w:noProof/>
        </w:rPr>
        <w:drawing>
          <wp:inline distT="0" distB="0" distL="0" distR="0" wp14:anchorId="3D187CAA" wp14:editId="3F337A84">
            <wp:extent cx="3558540" cy="2406534"/>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8309" cy="2413140"/>
                    </a:xfrm>
                    <a:prstGeom prst="rect">
                      <a:avLst/>
                    </a:prstGeom>
                  </pic:spPr>
                </pic:pic>
              </a:graphicData>
            </a:graphic>
          </wp:inline>
        </w:drawing>
      </w:r>
      <w:r w:rsidR="00356CA3">
        <w:br/>
      </w:r>
      <w:r w:rsidR="00824897">
        <w:t>Fonte: Extraído de KARE, 2010.</w:t>
      </w:r>
    </w:p>
    <w:p w14:paraId="5557921B" w14:textId="2ED19353" w:rsidR="00CF5DF3" w:rsidRDefault="00267662" w:rsidP="000932C3">
      <w:pPr>
        <w:jc w:val="both"/>
      </w:pPr>
      <w:r>
        <w:t xml:space="preserve">Outra solução </w:t>
      </w:r>
      <w:r w:rsidR="00CD4E10">
        <w:t>foi</w:t>
      </w:r>
      <w:r>
        <w:t xml:space="preserve"> desenvolvida por u</w:t>
      </w:r>
      <w:r w:rsidR="005C2981" w:rsidRPr="005C2981">
        <w:t>m grupo de pesquisadores do Laboratório de Inteligência</w:t>
      </w:r>
      <w:r w:rsidR="005C2981">
        <w:t xml:space="preserve"> </w:t>
      </w:r>
      <w:r w:rsidR="005C2981" w:rsidRPr="005C2981">
        <w:t>Computacional do Instituto de Ciências Mat</w:t>
      </w:r>
      <w:r w:rsidR="005C2981">
        <w:t xml:space="preserve">emáticas e de Computação (ICMC) </w:t>
      </w:r>
      <w:r w:rsidR="005C2981" w:rsidRPr="005C2981">
        <w:t>d</w:t>
      </w:r>
      <w:r>
        <w:t xml:space="preserve">o Campus de São Carlos </w:t>
      </w:r>
      <w:r w:rsidR="00B117A8">
        <w:t xml:space="preserve">da </w:t>
      </w:r>
      <w:r w:rsidR="00B117A8" w:rsidRPr="005C2981">
        <w:t>Universidade</w:t>
      </w:r>
      <w:r w:rsidR="005C2981" w:rsidRPr="005C2981">
        <w:t xml:space="preserve"> de São Paulo (USP)</w:t>
      </w:r>
      <w:r w:rsidR="00232D7C">
        <w:t xml:space="preserve"> para fazer a detecção, porém não elimina o mosquito</w:t>
      </w:r>
      <w:r>
        <w:t>. No projeto, eles</w:t>
      </w:r>
      <w:r w:rsidR="00824897">
        <w:t xml:space="preserve"> desenvolveram um sensor</w:t>
      </w:r>
      <w:r w:rsidR="00B117A8">
        <w:t xml:space="preserve"> </w:t>
      </w:r>
      <w:r w:rsidR="00824897">
        <w:t>para detectar mosquitos</w:t>
      </w:r>
      <w:r w:rsidR="003545F7">
        <w:t xml:space="preserve">, </w:t>
      </w:r>
      <w:r>
        <w:t>que pode ser visto na</w:t>
      </w:r>
      <w:r w:rsidR="003545F7">
        <w:t xml:space="preserve"> </w:t>
      </w:r>
      <w:r w:rsidR="003545F7">
        <w:fldChar w:fldCharType="begin"/>
      </w:r>
      <w:r w:rsidR="003545F7">
        <w:instrText xml:space="preserve"> REF _Ref511029931 \h </w:instrText>
      </w:r>
      <w:r w:rsidR="003545F7">
        <w:fldChar w:fldCharType="separate"/>
      </w:r>
      <w:r w:rsidR="007D3B9F">
        <w:t xml:space="preserve">Figura </w:t>
      </w:r>
      <w:r w:rsidR="007D3B9F">
        <w:rPr>
          <w:noProof/>
        </w:rPr>
        <w:t>3</w:t>
      </w:r>
      <w:r w:rsidR="003545F7">
        <w:fldChar w:fldCharType="end"/>
      </w:r>
      <w:sdt>
        <w:sdtPr>
          <w:id w:val="-852643412"/>
          <w:citation/>
        </w:sdtPr>
        <w:sdtContent>
          <w:r w:rsidR="00B117A8">
            <w:fldChar w:fldCharType="begin"/>
          </w:r>
          <w:r w:rsidR="00B117A8">
            <w:instrText xml:space="preserve"> CITATION Elt14 \l 1046 </w:instrText>
          </w:r>
          <w:r w:rsidR="00B117A8">
            <w:fldChar w:fldCharType="separate"/>
          </w:r>
          <w:r w:rsidR="00B117A8">
            <w:rPr>
              <w:noProof/>
            </w:rPr>
            <w:t xml:space="preserve"> (ALISSON, 2014)</w:t>
          </w:r>
          <w:r w:rsidR="00B117A8">
            <w:fldChar w:fldCharType="end"/>
          </w:r>
        </w:sdtContent>
      </w:sdt>
      <w:r w:rsidR="00824897">
        <w:t>.</w:t>
      </w:r>
    </w:p>
    <w:p w14:paraId="7F90776B" w14:textId="2F5C08F7" w:rsidR="00824897" w:rsidRDefault="00824897" w:rsidP="00824897">
      <w:pPr>
        <w:pStyle w:val="Legenda"/>
        <w:keepNext/>
        <w:jc w:val="center"/>
      </w:pPr>
      <w:bookmarkStart w:id="9" w:name="_Ref511029931"/>
      <w:bookmarkStart w:id="10" w:name="_Toc511807132"/>
      <w:r>
        <w:t xml:space="preserve">Figura </w:t>
      </w:r>
      <w:r w:rsidR="00063F83">
        <w:fldChar w:fldCharType="begin"/>
      </w:r>
      <w:r w:rsidR="00063F83">
        <w:instrText xml:space="preserve"> SEQ Figura \* ARABIC </w:instrText>
      </w:r>
      <w:r w:rsidR="00063F83">
        <w:fldChar w:fldCharType="separate"/>
      </w:r>
      <w:r w:rsidR="004A345E">
        <w:rPr>
          <w:noProof/>
        </w:rPr>
        <w:t>3</w:t>
      </w:r>
      <w:r w:rsidR="00063F83">
        <w:fldChar w:fldCharType="end"/>
      </w:r>
      <w:bookmarkEnd w:id="9"/>
      <w:r>
        <w:t xml:space="preserve"> - </w:t>
      </w:r>
      <w:r w:rsidRPr="000B6EC8">
        <w:t>Sensor de pragas agrícolas</w:t>
      </w:r>
      <w:bookmarkEnd w:id="10"/>
    </w:p>
    <w:p w14:paraId="46FB390B" w14:textId="77777777" w:rsidR="00267662" w:rsidRDefault="006004F1" w:rsidP="00824897">
      <w:pPr>
        <w:pStyle w:val="Subttulolegenda"/>
      </w:pPr>
      <w:r>
        <w:rPr>
          <w:noProof/>
        </w:rPr>
        <w:drawing>
          <wp:inline distT="0" distB="0" distL="0" distR="0" wp14:anchorId="3231CF16" wp14:editId="038C646E">
            <wp:extent cx="2766060" cy="1905000"/>
            <wp:effectExtent l="0" t="0" r="0" b="0"/>
            <wp:docPr id="8" name="Imagem 8" descr="http://agencia.fapesp.br/agencia-novo/imagens/noticia/19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gencia.fapesp.br/agencia-novo/imagens/noticia/1937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6060" cy="1905000"/>
                    </a:xfrm>
                    <a:prstGeom prst="rect">
                      <a:avLst/>
                    </a:prstGeom>
                    <a:noFill/>
                    <a:ln>
                      <a:noFill/>
                    </a:ln>
                  </pic:spPr>
                </pic:pic>
              </a:graphicData>
            </a:graphic>
          </wp:inline>
        </w:drawing>
      </w:r>
      <w:r w:rsidR="00824897">
        <w:br/>
        <w:t>Fonte: Extraído de ALISSON, 2014.</w:t>
      </w:r>
    </w:p>
    <w:p w14:paraId="2427881E" w14:textId="248EAC13" w:rsidR="006004F1" w:rsidRPr="000932C3" w:rsidRDefault="00267662" w:rsidP="000932C3">
      <w:pPr>
        <w:pStyle w:val="Subttulolegenda"/>
        <w:ind w:firstLine="709"/>
        <w:jc w:val="both"/>
        <w:rPr>
          <w:sz w:val="24"/>
          <w:szCs w:val="24"/>
        </w:rPr>
      </w:pPr>
      <w:r w:rsidRPr="000932C3">
        <w:rPr>
          <w:sz w:val="24"/>
          <w:szCs w:val="24"/>
        </w:rPr>
        <w:lastRenderedPageBreak/>
        <w:t>Assim, uma alternativa para o controle de mosquitos seria um dispositivo</w:t>
      </w:r>
      <w:r w:rsidR="00232D7C">
        <w:rPr>
          <w:sz w:val="24"/>
          <w:szCs w:val="24"/>
        </w:rPr>
        <w:t xml:space="preserve"> que detecte e elimine com baixo custo, ou seja,</w:t>
      </w:r>
      <w:r w:rsidRPr="000932C3">
        <w:rPr>
          <w:sz w:val="24"/>
          <w:szCs w:val="24"/>
        </w:rPr>
        <w:t xml:space="preserve"> que possua sensores e detecte a presença do mosquito, associado a um módulo de eliminação com custo bem menor que 10 mil dólares.</w:t>
      </w:r>
    </w:p>
    <w:p w14:paraId="4CA2EB9A" w14:textId="3439414C" w:rsidR="00271AEF" w:rsidRPr="00271AEF" w:rsidRDefault="000F25EF" w:rsidP="000F25EF">
      <w:pPr>
        <w:pStyle w:val="Ttulo2"/>
      </w:pPr>
      <w:bookmarkStart w:id="11" w:name="_Toc511807579"/>
      <w:r w:rsidRPr="00271AEF">
        <w:t>OBJETIVOS</w:t>
      </w:r>
      <w:bookmarkEnd w:id="11"/>
    </w:p>
    <w:p w14:paraId="21354751" w14:textId="77777777" w:rsidR="00271AEF" w:rsidRPr="00271AEF" w:rsidRDefault="00271AEF" w:rsidP="00BE1710">
      <w:pPr>
        <w:pStyle w:val="Ttulo3"/>
      </w:pPr>
      <w:bookmarkStart w:id="12" w:name="_Toc511807580"/>
      <w:r w:rsidRPr="00271AEF">
        <w:t xml:space="preserve">Objetivo </w:t>
      </w:r>
      <w:r w:rsidR="00067079">
        <w:t>g</w:t>
      </w:r>
      <w:r w:rsidRPr="00271AEF">
        <w:t>eral</w:t>
      </w:r>
      <w:bookmarkEnd w:id="12"/>
    </w:p>
    <w:p w14:paraId="13FDB623" w14:textId="65D7645A" w:rsidR="00271AEF" w:rsidRPr="00271AEF" w:rsidRDefault="00232D7C" w:rsidP="008B0863">
      <w:pPr>
        <w:jc w:val="both"/>
        <w:rPr>
          <w:rFonts w:eastAsia="Times New Roman" w:cs="Times New Roman"/>
          <w:szCs w:val="24"/>
        </w:rPr>
      </w:pPr>
      <w:r>
        <w:rPr>
          <w:rFonts w:eastAsia="Times New Roman" w:cs="Times New Roman"/>
          <w:szCs w:val="24"/>
        </w:rPr>
        <w:t xml:space="preserve">Desenvolver uma arquitetura </w:t>
      </w:r>
      <w:r w:rsidR="008B0863">
        <w:rPr>
          <w:rFonts w:eastAsia="Times New Roman" w:cs="Times New Roman"/>
          <w:szCs w:val="24"/>
        </w:rPr>
        <w:t>de dispositivo que possa vir a se tornar</w:t>
      </w:r>
      <w:r w:rsidR="007E3F89">
        <w:rPr>
          <w:rFonts w:eastAsia="Times New Roman" w:cs="Times New Roman"/>
          <w:szCs w:val="24"/>
        </w:rPr>
        <w:t xml:space="preserve"> ou integrar</w:t>
      </w:r>
      <w:r w:rsidR="008B0863">
        <w:rPr>
          <w:rFonts w:eastAsia="Times New Roman" w:cs="Times New Roman"/>
          <w:szCs w:val="24"/>
        </w:rPr>
        <w:t xml:space="preserve"> um di</w:t>
      </w:r>
      <w:r w:rsidR="007E3F89">
        <w:rPr>
          <w:rFonts w:eastAsia="Times New Roman" w:cs="Times New Roman"/>
          <w:szCs w:val="24"/>
        </w:rPr>
        <w:t>spositivo comercial</w:t>
      </w:r>
      <w:r w:rsidR="008B0863">
        <w:rPr>
          <w:rFonts w:eastAsia="Times New Roman" w:cs="Times New Roman"/>
          <w:szCs w:val="24"/>
        </w:rPr>
        <w:t>, capaz de id</w:t>
      </w:r>
      <w:r w:rsidR="00683821">
        <w:rPr>
          <w:rFonts w:eastAsia="Times New Roman" w:cs="Times New Roman"/>
          <w:szCs w:val="24"/>
        </w:rPr>
        <w:t>entificar e eliminar</w:t>
      </w:r>
      <w:r w:rsidR="00424699">
        <w:rPr>
          <w:rFonts w:eastAsia="Times New Roman" w:cs="Times New Roman"/>
          <w:szCs w:val="24"/>
        </w:rPr>
        <w:t xml:space="preserve"> </w:t>
      </w:r>
      <w:r w:rsidR="00556A2E" w:rsidRPr="00824897">
        <w:rPr>
          <w:i/>
          <w:lang w:eastAsia="pt-BR"/>
        </w:rPr>
        <w:t>Aedes aegypti</w:t>
      </w:r>
      <w:r w:rsidR="00683821">
        <w:rPr>
          <w:rFonts w:eastAsia="Times New Roman" w:cs="Times New Roman"/>
          <w:szCs w:val="24"/>
        </w:rPr>
        <w:t>.</w:t>
      </w:r>
    </w:p>
    <w:p w14:paraId="074109AD" w14:textId="1DFAFAD4" w:rsidR="00271AEF" w:rsidRPr="00271AEF" w:rsidRDefault="00271AEF" w:rsidP="00BE1710">
      <w:pPr>
        <w:pStyle w:val="Ttulo3"/>
      </w:pPr>
      <w:bookmarkStart w:id="13" w:name="_Toc511807581"/>
      <w:r w:rsidRPr="00271AEF">
        <w:t xml:space="preserve">Objetivos </w:t>
      </w:r>
      <w:r w:rsidR="00067079">
        <w:t>e</w:t>
      </w:r>
      <w:r w:rsidRPr="00271AEF">
        <w:t>specíficos</w:t>
      </w:r>
      <w:bookmarkEnd w:id="13"/>
    </w:p>
    <w:p w14:paraId="3B2244F6" w14:textId="38D7267F" w:rsidR="00232D7C" w:rsidRDefault="00250873" w:rsidP="00232D7C">
      <w:pPr>
        <w:pStyle w:val="PargrafodaLista"/>
        <w:numPr>
          <w:ilvl w:val="0"/>
          <w:numId w:val="29"/>
        </w:numPr>
        <w:jc w:val="both"/>
        <w:rPr>
          <w:rFonts w:eastAsia="Times New Roman" w:cs="Times New Roman"/>
          <w:szCs w:val="24"/>
        </w:rPr>
      </w:pPr>
      <w:r w:rsidRPr="000F25EF">
        <w:rPr>
          <w:rFonts w:eastAsia="Times New Roman" w:cs="Times New Roman"/>
          <w:szCs w:val="24"/>
        </w:rPr>
        <w:t>Definir a tecnologia que deve ser utilizada;</w:t>
      </w:r>
    </w:p>
    <w:p w14:paraId="60518D8A" w14:textId="032A1BAC" w:rsidR="00232D7C" w:rsidRPr="00232D7C" w:rsidRDefault="00232D7C" w:rsidP="00232D7C">
      <w:pPr>
        <w:pStyle w:val="PargrafodaLista"/>
        <w:numPr>
          <w:ilvl w:val="0"/>
          <w:numId w:val="29"/>
        </w:numPr>
        <w:jc w:val="both"/>
        <w:rPr>
          <w:rFonts w:eastAsia="Times New Roman" w:cs="Times New Roman"/>
          <w:szCs w:val="24"/>
        </w:rPr>
      </w:pPr>
      <w:r>
        <w:rPr>
          <w:rFonts w:eastAsia="Times New Roman" w:cs="Times New Roman"/>
          <w:szCs w:val="24"/>
        </w:rPr>
        <w:t>Realizar validação e teste</w:t>
      </w:r>
    </w:p>
    <w:p w14:paraId="03FA03EE" w14:textId="7601F1B7" w:rsidR="003B5BCD" w:rsidRPr="000F25EF" w:rsidRDefault="00250873" w:rsidP="000F25EF">
      <w:pPr>
        <w:pStyle w:val="PargrafodaLista"/>
        <w:numPr>
          <w:ilvl w:val="0"/>
          <w:numId w:val="29"/>
        </w:numPr>
        <w:jc w:val="both"/>
        <w:rPr>
          <w:rFonts w:eastAsia="Times New Roman" w:cs="Times New Roman"/>
          <w:szCs w:val="24"/>
        </w:rPr>
      </w:pPr>
      <w:r w:rsidRPr="000F25EF">
        <w:rPr>
          <w:rFonts w:eastAsia="Times New Roman" w:cs="Times New Roman"/>
          <w:szCs w:val="24"/>
        </w:rPr>
        <w:t>Apresentar a arquit</w:t>
      </w:r>
      <w:r w:rsidR="003B5BCD" w:rsidRPr="000F25EF">
        <w:rPr>
          <w:rFonts w:eastAsia="Times New Roman" w:cs="Times New Roman"/>
          <w:szCs w:val="24"/>
        </w:rPr>
        <w:t>etura</w:t>
      </w:r>
      <w:r w:rsidR="00232D7C">
        <w:rPr>
          <w:rFonts w:eastAsia="Times New Roman" w:cs="Times New Roman"/>
          <w:szCs w:val="24"/>
        </w:rPr>
        <w:t xml:space="preserve"> e especificações</w:t>
      </w:r>
      <w:r w:rsidR="003B5BCD" w:rsidRPr="000F25EF">
        <w:rPr>
          <w:rFonts w:eastAsia="Times New Roman" w:cs="Times New Roman"/>
          <w:szCs w:val="24"/>
        </w:rPr>
        <w:t xml:space="preserve"> do sistema;</w:t>
      </w:r>
    </w:p>
    <w:p w14:paraId="207F73DC" w14:textId="512BE4D6" w:rsidR="00271AEF" w:rsidRPr="00271AEF" w:rsidRDefault="000F25EF" w:rsidP="000F25EF">
      <w:pPr>
        <w:pStyle w:val="Ttulo2"/>
      </w:pPr>
      <w:bookmarkStart w:id="14" w:name="_Toc511807582"/>
      <w:r w:rsidRPr="009D4304">
        <w:t>ORGANIZAÇÃO DO TEXTO</w:t>
      </w:r>
      <w:bookmarkEnd w:id="14"/>
    </w:p>
    <w:p w14:paraId="2C1632D5" w14:textId="1AE71522" w:rsidR="00BE1710" w:rsidRPr="00683821" w:rsidRDefault="00271AEF" w:rsidP="007A7EB0">
      <w:pPr>
        <w:jc w:val="both"/>
        <w:rPr>
          <w:rFonts w:eastAsia="Times New Roman" w:cs="Times New Roman"/>
          <w:szCs w:val="24"/>
        </w:rPr>
      </w:pPr>
      <w:r w:rsidRPr="00271AEF">
        <w:rPr>
          <w:rFonts w:eastAsia="Times New Roman" w:cs="Times New Roman"/>
          <w:szCs w:val="24"/>
        </w:rPr>
        <w:t xml:space="preserve">Este trabalho é composto por mais </w:t>
      </w:r>
      <w:r w:rsidR="008B0863">
        <w:rPr>
          <w:rFonts w:eastAsia="Times New Roman" w:cs="Times New Roman"/>
          <w:szCs w:val="24"/>
        </w:rPr>
        <w:t>dois</w:t>
      </w:r>
      <w:r w:rsidR="00271477">
        <w:rPr>
          <w:rFonts w:eastAsia="Times New Roman" w:cs="Times New Roman"/>
          <w:szCs w:val="24"/>
        </w:rPr>
        <w:t xml:space="preserve"> </w:t>
      </w:r>
      <w:r w:rsidR="00BD61B4">
        <w:rPr>
          <w:rFonts w:eastAsia="Times New Roman" w:cs="Times New Roman"/>
          <w:szCs w:val="24"/>
        </w:rPr>
        <w:t>capítulos:</w:t>
      </w:r>
      <w:r w:rsidR="007A7EB0">
        <w:rPr>
          <w:rFonts w:eastAsia="Times New Roman" w:cs="Times New Roman"/>
          <w:szCs w:val="24"/>
        </w:rPr>
        <w:t xml:space="preserve"> </w:t>
      </w:r>
      <w:r w:rsidR="003E559C">
        <w:rPr>
          <w:rFonts w:eastAsia="Times New Roman" w:cs="Times New Roman"/>
          <w:szCs w:val="24"/>
        </w:rPr>
        <w:t>o c</w:t>
      </w:r>
      <w:r w:rsidRPr="00BD61B4">
        <w:rPr>
          <w:rFonts w:eastAsia="Times New Roman" w:cs="Times New Roman"/>
          <w:szCs w:val="24"/>
        </w:rPr>
        <w:t xml:space="preserve">apítulo 2 </w:t>
      </w:r>
      <w:r w:rsidR="00B945A5">
        <w:rPr>
          <w:rFonts w:eastAsia="Times New Roman" w:cs="Times New Roman"/>
          <w:szCs w:val="24"/>
        </w:rPr>
        <w:t>apresenta</w:t>
      </w:r>
      <w:r w:rsidRPr="00BD61B4">
        <w:rPr>
          <w:rFonts w:eastAsia="Times New Roman" w:cs="Times New Roman"/>
          <w:szCs w:val="24"/>
        </w:rPr>
        <w:t xml:space="preserve"> </w:t>
      </w:r>
      <w:r w:rsidR="002D054B" w:rsidRPr="00BD61B4">
        <w:rPr>
          <w:rFonts w:eastAsia="Times New Roman" w:cs="Times New Roman"/>
          <w:szCs w:val="24"/>
        </w:rPr>
        <w:t>a</w:t>
      </w:r>
      <w:r w:rsidR="007A7EB0">
        <w:rPr>
          <w:rFonts w:eastAsia="Times New Roman" w:cs="Times New Roman"/>
          <w:szCs w:val="24"/>
        </w:rPr>
        <w:t xml:space="preserve"> fundamentação teórica</w:t>
      </w:r>
      <w:r w:rsidR="00B945A5">
        <w:rPr>
          <w:rFonts w:eastAsia="Times New Roman" w:cs="Times New Roman"/>
          <w:szCs w:val="24"/>
        </w:rPr>
        <w:t>,</w:t>
      </w:r>
      <w:r w:rsidR="007A7EB0">
        <w:rPr>
          <w:rFonts w:eastAsia="Times New Roman" w:cs="Times New Roman"/>
          <w:szCs w:val="24"/>
        </w:rPr>
        <w:t xml:space="preserve"> </w:t>
      </w:r>
      <w:r w:rsidR="00B945A5">
        <w:rPr>
          <w:rFonts w:eastAsia="Times New Roman" w:cs="Times New Roman"/>
          <w:szCs w:val="24"/>
        </w:rPr>
        <w:t>n</w:t>
      </w:r>
      <w:r w:rsidR="00BD61B4">
        <w:rPr>
          <w:rFonts w:eastAsia="Times New Roman" w:cs="Times New Roman"/>
          <w:szCs w:val="24"/>
        </w:rPr>
        <w:t xml:space="preserve">o capítulo 3 </w:t>
      </w:r>
      <w:r w:rsidR="00B945A5">
        <w:rPr>
          <w:rFonts w:eastAsia="Times New Roman" w:cs="Times New Roman"/>
          <w:szCs w:val="24"/>
        </w:rPr>
        <w:t>são apresentados os materiais e métodos</w:t>
      </w:r>
      <w:r w:rsidR="00824897">
        <w:rPr>
          <w:rFonts w:eastAsia="Times New Roman" w:cs="Times New Roman"/>
          <w:szCs w:val="24"/>
        </w:rPr>
        <w:t>.</w:t>
      </w:r>
    </w:p>
    <w:p w14:paraId="20F230CB" w14:textId="14DF9317" w:rsidR="00CF3C1C" w:rsidRPr="00CF3C1C" w:rsidRDefault="000F25EF" w:rsidP="000F25EF">
      <w:pPr>
        <w:pStyle w:val="Ttulo1"/>
      </w:pPr>
      <w:bookmarkStart w:id="15" w:name="_Toc511807583"/>
      <w:bookmarkEnd w:id="2"/>
      <w:r>
        <w:lastRenderedPageBreak/>
        <w:t>FUNDAMENTAÇÃO TEÓRICA</w:t>
      </w:r>
      <w:bookmarkEnd w:id="15"/>
    </w:p>
    <w:p w14:paraId="0646A614" w14:textId="3047E502" w:rsidR="00B47062" w:rsidRDefault="000F25EF" w:rsidP="000F25EF">
      <w:pPr>
        <w:pStyle w:val="Ttulo2"/>
      </w:pPr>
      <w:bookmarkStart w:id="16" w:name="_Toc511807584"/>
      <w:r w:rsidRPr="00F67E49">
        <w:t>MOSQUITO</w:t>
      </w:r>
      <w:bookmarkEnd w:id="16"/>
    </w:p>
    <w:p w14:paraId="14976A61" w14:textId="0F1309CE" w:rsidR="00AC2193" w:rsidRDefault="00824897" w:rsidP="00F30EC4">
      <w:pPr>
        <w:jc w:val="both"/>
        <w:rPr>
          <w:lang w:eastAsia="pt-BR"/>
        </w:rPr>
      </w:pPr>
      <w:r w:rsidRPr="00824897">
        <w:rPr>
          <w:i/>
          <w:lang w:eastAsia="pt-BR"/>
        </w:rPr>
        <w:t>Aedes</w:t>
      </w:r>
      <w:r w:rsidR="003B5BCD" w:rsidRPr="00824897">
        <w:rPr>
          <w:i/>
          <w:lang w:eastAsia="pt-BR"/>
        </w:rPr>
        <w:t xml:space="preserve"> aegypti</w:t>
      </w:r>
      <w:r w:rsidR="00274780">
        <w:rPr>
          <w:lang w:eastAsia="pt-BR"/>
        </w:rPr>
        <w:t xml:space="preserve">, </w:t>
      </w:r>
      <w:r w:rsidR="00274780" w:rsidRPr="003B5BCD">
        <w:rPr>
          <w:lang w:eastAsia="pt-BR"/>
        </w:rPr>
        <w:t xml:space="preserve">da família </w:t>
      </w:r>
      <w:proofErr w:type="spellStart"/>
      <w:r w:rsidR="00274780" w:rsidRPr="00824897">
        <w:rPr>
          <w:i/>
          <w:lang w:eastAsia="pt-BR"/>
        </w:rPr>
        <w:t>Culicidae</w:t>
      </w:r>
      <w:proofErr w:type="spellEnd"/>
      <w:r w:rsidR="00274780">
        <w:rPr>
          <w:lang w:eastAsia="pt-BR"/>
        </w:rPr>
        <w:t>,</w:t>
      </w:r>
      <w:r w:rsidR="003B5BCD" w:rsidRPr="003B5BCD">
        <w:rPr>
          <w:lang w:eastAsia="pt-BR"/>
        </w:rPr>
        <w:t xml:space="preserve"> é a nomenclatura taxonômica </w:t>
      </w:r>
      <w:r w:rsidR="00274780">
        <w:rPr>
          <w:lang w:eastAsia="pt-BR"/>
        </w:rPr>
        <w:t xml:space="preserve">para o </w:t>
      </w:r>
      <w:r w:rsidR="003B5BCD" w:rsidRPr="003B5BCD">
        <w:rPr>
          <w:lang w:eastAsia="pt-BR"/>
        </w:rPr>
        <w:t>mosquito</w:t>
      </w:r>
      <w:r w:rsidR="00274780">
        <w:rPr>
          <w:lang w:eastAsia="pt-BR"/>
        </w:rPr>
        <w:t xml:space="preserve"> </w:t>
      </w:r>
      <w:r w:rsidR="003B5BCD" w:rsidRPr="003B5BCD">
        <w:rPr>
          <w:lang w:eastAsia="pt-BR"/>
        </w:rPr>
        <w:t>da</w:t>
      </w:r>
      <w:r w:rsidR="00274780">
        <w:rPr>
          <w:lang w:eastAsia="pt-BR"/>
        </w:rPr>
        <w:t xml:space="preserve"> </w:t>
      </w:r>
      <w:r w:rsidR="003B5BCD" w:rsidRPr="003B5BCD">
        <w:rPr>
          <w:lang w:eastAsia="pt-BR"/>
        </w:rPr>
        <w:t>dengue</w:t>
      </w:r>
      <w:r w:rsidR="00274780">
        <w:rPr>
          <w:lang w:eastAsia="pt-BR"/>
        </w:rPr>
        <w:t>. Oriundo</w:t>
      </w:r>
      <w:r w:rsidR="003B5BCD" w:rsidRPr="003B5BCD">
        <w:rPr>
          <w:lang w:eastAsia="pt-BR"/>
        </w:rPr>
        <w:t xml:space="preserve"> da África,</w:t>
      </w:r>
      <w:r w:rsidR="00274780">
        <w:rPr>
          <w:lang w:eastAsia="pt-BR"/>
        </w:rPr>
        <w:t xml:space="preserve"> atualmente</w:t>
      </w:r>
      <w:r w:rsidR="003B5BCD" w:rsidRPr="003B5BCD">
        <w:rPr>
          <w:lang w:eastAsia="pt-BR"/>
        </w:rPr>
        <w:t xml:space="preserve"> </w:t>
      </w:r>
      <w:r w:rsidR="00274780">
        <w:rPr>
          <w:lang w:eastAsia="pt-BR"/>
        </w:rPr>
        <w:t>presente em todos os continentes</w:t>
      </w:r>
      <w:r w:rsidR="003B5BCD" w:rsidRPr="003B5BCD">
        <w:rPr>
          <w:lang w:eastAsia="pt-BR"/>
        </w:rPr>
        <w:t>,</w:t>
      </w:r>
      <w:r w:rsidR="00274780">
        <w:rPr>
          <w:lang w:eastAsia="pt-BR"/>
        </w:rPr>
        <w:t xml:space="preserve"> </w:t>
      </w:r>
      <w:r w:rsidR="003B5BCD" w:rsidRPr="003B5BCD">
        <w:rPr>
          <w:lang w:eastAsia="pt-BR"/>
        </w:rPr>
        <w:t>especialmente em regiões tropicais e subtropicais</w:t>
      </w:r>
      <w:r w:rsidR="00AC2193">
        <w:rPr>
          <w:lang w:eastAsia="pt-BR"/>
        </w:rPr>
        <w:t>.</w:t>
      </w:r>
      <w:sdt>
        <w:sdtPr>
          <w:rPr>
            <w:lang w:eastAsia="pt-BR"/>
          </w:rPr>
          <w:id w:val="-2070411657"/>
          <w:citation/>
        </w:sdtPr>
        <w:sdtContent>
          <w:r w:rsidR="00232D7C">
            <w:rPr>
              <w:lang w:eastAsia="pt-BR"/>
            </w:rPr>
            <w:fldChar w:fldCharType="begin"/>
          </w:r>
          <w:r w:rsidR="00232D7C">
            <w:rPr>
              <w:lang w:eastAsia="pt-BR"/>
            </w:rPr>
            <w:instrText xml:space="preserve"> CITATION SPE11 \l 1046 </w:instrText>
          </w:r>
          <w:r w:rsidR="00232D7C">
            <w:rPr>
              <w:lang w:eastAsia="pt-BR"/>
            </w:rPr>
            <w:fldChar w:fldCharType="separate"/>
          </w:r>
          <w:r w:rsidR="00232D7C">
            <w:rPr>
              <w:noProof/>
              <w:lang w:eastAsia="pt-BR"/>
            </w:rPr>
            <w:t xml:space="preserve"> (SPENASSATTO, 2011)</w:t>
          </w:r>
          <w:r w:rsidR="00232D7C">
            <w:rPr>
              <w:lang w:eastAsia="pt-BR"/>
            </w:rPr>
            <w:fldChar w:fldCharType="end"/>
          </w:r>
        </w:sdtContent>
      </w:sdt>
    </w:p>
    <w:p w14:paraId="0FD8B99F" w14:textId="44B10464" w:rsidR="00AC2193" w:rsidRDefault="00AC2193" w:rsidP="00AC2193">
      <w:pPr>
        <w:pStyle w:val="Legenda"/>
        <w:keepNext/>
        <w:jc w:val="center"/>
      </w:pPr>
      <w:bookmarkStart w:id="17" w:name="_Ref511029957"/>
      <w:bookmarkStart w:id="18" w:name="_Toc511807133"/>
      <w:r>
        <w:t xml:space="preserve">Figura </w:t>
      </w:r>
      <w:r w:rsidR="00063F83">
        <w:fldChar w:fldCharType="begin"/>
      </w:r>
      <w:r w:rsidR="00063F83">
        <w:instrText xml:space="preserve"> SEQ Figura \* ARABIC </w:instrText>
      </w:r>
      <w:r w:rsidR="00063F83">
        <w:fldChar w:fldCharType="separate"/>
      </w:r>
      <w:r w:rsidR="004A345E">
        <w:rPr>
          <w:noProof/>
        </w:rPr>
        <w:t>4</w:t>
      </w:r>
      <w:r w:rsidR="00063F83">
        <w:fldChar w:fldCharType="end"/>
      </w:r>
      <w:bookmarkEnd w:id="17"/>
      <w:r>
        <w:t xml:space="preserve"> - Aedes aegypti</w:t>
      </w:r>
      <w:bookmarkEnd w:id="18"/>
    </w:p>
    <w:p w14:paraId="16CAFA13" w14:textId="5086EE01" w:rsidR="005330A9" w:rsidRDefault="00F67E49" w:rsidP="00046ED2">
      <w:pPr>
        <w:pStyle w:val="Subttulolegenda"/>
      </w:pPr>
      <w:r>
        <w:rPr>
          <w:noProof/>
        </w:rPr>
        <w:drawing>
          <wp:inline distT="0" distB="0" distL="0" distR="0" wp14:anchorId="07E4E044" wp14:editId="54C48B76">
            <wp:extent cx="5400038" cy="397145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rilmundoestranho.files.wordpress.com/2016/08/571f9db90e21634575007eccdengue-11.jpeg?quality=70&amp;strip=all&amp;strip=inf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00038" cy="3971457"/>
                    </a:xfrm>
                    <a:prstGeom prst="rect">
                      <a:avLst/>
                    </a:prstGeom>
                    <a:noFill/>
                    <a:ln>
                      <a:noFill/>
                    </a:ln>
                  </pic:spPr>
                </pic:pic>
              </a:graphicData>
            </a:graphic>
          </wp:inline>
        </w:drawing>
      </w:r>
      <w:r w:rsidR="00046ED2">
        <w:br/>
        <w:t>Fonte: Modificado de MASSAO, 2016</w:t>
      </w:r>
    </w:p>
    <w:p w14:paraId="24D34189" w14:textId="3B383BEB" w:rsidR="00DB6A7F" w:rsidRDefault="00274780" w:rsidP="00274780">
      <w:pPr>
        <w:jc w:val="both"/>
      </w:pPr>
      <w:r>
        <w:t xml:space="preserve">Como visto na </w:t>
      </w:r>
      <w:r w:rsidR="003545F7">
        <w:fldChar w:fldCharType="begin"/>
      </w:r>
      <w:r w:rsidR="003545F7">
        <w:instrText xml:space="preserve"> REF _Ref511029957 \h </w:instrText>
      </w:r>
      <w:r w:rsidR="003545F7">
        <w:fldChar w:fldCharType="separate"/>
      </w:r>
      <w:r w:rsidR="007D3B9F">
        <w:t xml:space="preserve">Figura </w:t>
      </w:r>
      <w:r w:rsidR="007D3B9F">
        <w:rPr>
          <w:noProof/>
        </w:rPr>
        <w:t>4</w:t>
      </w:r>
      <w:r w:rsidR="003545F7">
        <w:fldChar w:fldCharType="end"/>
      </w:r>
      <w:r w:rsidR="003545F7">
        <w:t xml:space="preserve">, </w:t>
      </w:r>
      <w:r>
        <w:t>a</w:t>
      </w:r>
      <w:r w:rsidR="00DB6A7F" w:rsidRPr="00DB6A7F">
        <w:t xml:space="preserve">s asas são recobertas por escamas escuras. </w:t>
      </w:r>
      <w:r>
        <w:t>Durante o voo a</w:t>
      </w:r>
      <w:r w:rsidR="00DB6A7F" w:rsidRPr="00DB6A7F">
        <w:t>s fêmeas atingem uma frequência de</w:t>
      </w:r>
      <w:r>
        <w:t xml:space="preserve"> aproximadamente</w:t>
      </w:r>
      <w:r w:rsidR="00DB6A7F" w:rsidRPr="00DB6A7F">
        <w:t xml:space="preserve"> 400 batidas por segundo, enquanto os mac</w:t>
      </w:r>
      <w:r w:rsidR="00AC2193">
        <w:t>hos podem chegar a 600 batidas.</w:t>
      </w:r>
      <w:sdt>
        <w:sdtPr>
          <w:id w:val="1667903944"/>
          <w:citation/>
        </w:sdtPr>
        <w:sdtContent>
          <w:r w:rsidR="00AC2193">
            <w:fldChar w:fldCharType="begin"/>
          </w:r>
          <w:r w:rsidR="00AC2193">
            <w:instrText xml:space="preserve"> CITATION Luc16 \l 1046 </w:instrText>
          </w:r>
          <w:r w:rsidR="00AC2193">
            <w:fldChar w:fldCharType="separate"/>
          </w:r>
          <w:r w:rsidR="003545F7">
            <w:rPr>
              <w:noProof/>
            </w:rPr>
            <w:t xml:space="preserve"> (MASSAO, 2016)</w:t>
          </w:r>
          <w:r w:rsidR="00AC2193">
            <w:fldChar w:fldCharType="end"/>
          </w:r>
        </w:sdtContent>
      </w:sdt>
    </w:p>
    <w:p w14:paraId="65D69371" w14:textId="2B74B9A1" w:rsidR="00274780" w:rsidRDefault="00274780" w:rsidP="00274780">
      <w:pPr>
        <w:jc w:val="both"/>
      </w:pPr>
      <w:r>
        <w:lastRenderedPageBreak/>
        <w:t xml:space="preserve">A infecção ocorre durante a alimentação do mosquito, </w:t>
      </w:r>
      <w:r w:rsidRPr="00274780">
        <w:t>somente as fêmeas se alimentam de sangue para a maturação de seus ovos</w:t>
      </w:r>
      <w:r>
        <w:t xml:space="preserve">. </w:t>
      </w:r>
      <w:r w:rsidRPr="00274780">
        <w:t>Os machos se alimentam apenas de substâncias vegetais e açucaradas.</w:t>
      </w:r>
    </w:p>
    <w:p w14:paraId="7B54D47B" w14:textId="7C8899D4" w:rsidR="00DB6A7F" w:rsidRDefault="00DB6A7F" w:rsidP="00274780">
      <w:pPr>
        <w:jc w:val="both"/>
      </w:pPr>
      <w:r w:rsidRPr="00DB6A7F">
        <w:t xml:space="preserve">Após identificar possíveis alvos, o Aedes se guia pelos odores emitidos pelo corpo humano e pelo CO2 liberado na respiração. Esses componentes são detectados pelas papilas gustativas, localizadas próximas à </w:t>
      </w:r>
      <w:proofErr w:type="spellStart"/>
      <w:r w:rsidRPr="00DB6A7F">
        <w:t>probóscide</w:t>
      </w:r>
      <w:proofErr w:type="spellEnd"/>
      <w:sdt>
        <w:sdtPr>
          <w:id w:val="2011103611"/>
          <w:citation/>
        </w:sdtPr>
        <w:sdtContent>
          <w:r w:rsidR="004C13C7">
            <w:fldChar w:fldCharType="begin"/>
          </w:r>
          <w:r w:rsidR="00046ED2">
            <w:instrText xml:space="preserve">CITATION MAR \l 1046 </w:instrText>
          </w:r>
          <w:r w:rsidR="004C13C7">
            <w:fldChar w:fldCharType="separate"/>
          </w:r>
          <w:r w:rsidR="003545F7">
            <w:rPr>
              <w:noProof/>
            </w:rPr>
            <w:t xml:space="preserve"> (MARUSALIN, 2012)</w:t>
          </w:r>
          <w:r w:rsidR="004C13C7">
            <w:fldChar w:fldCharType="end"/>
          </w:r>
        </w:sdtContent>
      </w:sdt>
    </w:p>
    <w:p w14:paraId="1FE5979A" w14:textId="450C621D" w:rsidR="004C13C7" w:rsidRDefault="00274780" w:rsidP="009A0154">
      <w:pPr>
        <w:jc w:val="both"/>
      </w:pPr>
      <w:r>
        <w:t>Em média o mosquito possui 1 cm circunferência,</w:t>
      </w:r>
      <w:r w:rsidR="004C13C7">
        <w:t xml:space="preserve"> a velocidade de voo da fêmea é de </w:t>
      </w:r>
      <w:r>
        <w:t xml:space="preserve">aproximadamente </w:t>
      </w:r>
      <w:r w:rsidR="004C13C7">
        <w:t>0,5 m/s e é afetada pela temperatura e peso do mosquito.</w:t>
      </w:r>
      <w:sdt>
        <w:sdtPr>
          <w:id w:val="-1777314676"/>
          <w:citation/>
        </w:sdtPr>
        <w:sdtContent>
          <w:r w:rsidR="004C13C7">
            <w:fldChar w:fldCharType="begin"/>
          </w:r>
          <w:r w:rsidR="00046ED2">
            <w:instrText xml:space="preserve">CITATION ROW \l 1046 </w:instrText>
          </w:r>
          <w:r w:rsidR="004C13C7">
            <w:fldChar w:fldCharType="separate"/>
          </w:r>
          <w:r w:rsidR="003545F7">
            <w:rPr>
              <w:noProof/>
            </w:rPr>
            <w:t xml:space="preserve"> (ROWLEY e GRAHAM, 1968)</w:t>
          </w:r>
          <w:r w:rsidR="004C13C7">
            <w:fldChar w:fldCharType="end"/>
          </w:r>
        </w:sdtContent>
      </w:sdt>
    </w:p>
    <w:p w14:paraId="2821B043" w14:textId="6F070562" w:rsidR="0076431C" w:rsidRDefault="000F25EF" w:rsidP="000F25EF">
      <w:pPr>
        <w:pStyle w:val="Ttulo2"/>
      </w:pPr>
      <w:bookmarkStart w:id="19" w:name="_Toc511807585"/>
      <w:r>
        <w:t>COMBATE</w:t>
      </w:r>
      <w:bookmarkEnd w:id="19"/>
    </w:p>
    <w:p w14:paraId="0AD03A04" w14:textId="676184B8" w:rsidR="0076431C" w:rsidRPr="0076431C" w:rsidRDefault="0076431C" w:rsidP="003F32BB">
      <w:pPr>
        <w:jc w:val="both"/>
        <w:rPr>
          <w:lang w:eastAsia="pt-BR"/>
        </w:rPr>
      </w:pPr>
      <w:r>
        <w:rPr>
          <w:lang w:eastAsia="pt-BR"/>
        </w:rPr>
        <w:t xml:space="preserve">O primeiro registro do combate a </w:t>
      </w:r>
      <w:r w:rsidR="00FA6E63">
        <w:rPr>
          <w:lang w:eastAsia="pt-BR"/>
        </w:rPr>
        <w:t>doenças transmitidas por vetores no Brasil é de 1691 quando o governador da província de Pernambuco ordenou a primeira campanha sanitária.</w:t>
      </w:r>
      <w:sdt>
        <w:sdtPr>
          <w:rPr>
            <w:lang w:eastAsia="pt-BR"/>
          </w:rPr>
          <w:id w:val="1716236630"/>
          <w:citation/>
        </w:sdtPr>
        <w:sdtContent>
          <w:r w:rsidR="00FA6E63">
            <w:rPr>
              <w:lang w:eastAsia="pt-BR"/>
            </w:rPr>
            <w:fldChar w:fldCharType="begin"/>
          </w:r>
          <w:r w:rsidR="009A53A4">
            <w:rPr>
              <w:lang w:eastAsia="pt-BR"/>
            </w:rPr>
            <w:instrText xml:space="preserve">CITATION BEZERRA2017 \l 1046 </w:instrText>
          </w:r>
          <w:r w:rsidR="00FA6E63">
            <w:rPr>
              <w:lang w:eastAsia="pt-BR"/>
            </w:rPr>
            <w:fldChar w:fldCharType="separate"/>
          </w:r>
          <w:r w:rsidR="003545F7">
            <w:rPr>
              <w:noProof/>
              <w:lang w:eastAsia="pt-BR"/>
            </w:rPr>
            <w:t xml:space="preserve"> (BEZERRA, 2017)</w:t>
          </w:r>
          <w:r w:rsidR="00FA6E63">
            <w:rPr>
              <w:lang w:eastAsia="pt-BR"/>
            </w:rPr>
            <w:fldChar w:fldCharType="end"/>
          </w:r>
        </w:sdtContent>
      </w:sdt>
    </w:p>
    <w:p w14:paraId="164E5C37" w14:textId="78B5113F" w:rsidR="0076431C" w:rsidRDefault="0076431C" w:rsidP="0076431C">
      <w:pPr>
        <w:pStyle w:val="Ttulo3"/>
      </w:pPr>
      <w:bookmarkStart w:id="20" w:name="_Toc511807586"/>
      <w:r>
        <w:t>Brigadas sanitárias</w:t>
      </w:r>
      <w:bookmarkEnd w:id="20"/>
    </w:p>
    <w:p w14:paraId="3416F302" w14:textId="776EF76B" w:rsidR="00FA6E63" w:rsidRDefault="00FA6E63" w:rsidP="003F32BB">
      <w:pPr>
        <w:jc w:val="both"/>
        <w:rPr>
          <w:lang w:eastAsia="pt-BR"/>
        </w:rPr>
      </w:pPr>
      <w:r>
        <w:rPr>
          <w:lang w:eastAsia="pt-BR"/>
        </w:rPr>
        <w:t xml:space="preserve">No </w:t>
      </w:r>
      <w:proofErr w:type="spellStart"/>
      <w:r>
        <w:rPr>
          <w:lang w:eastAsia="pt-BR"/>
        </w:rPr>
        <w:t>inicio</w:t>
      </w:r>
      <w:proofErr w:type="spellEnd"/>
      <w:r>
        <w:rPr>
          <w:lang w:eastAsia="pt-BR"/>
        </w:rPr>
        <w:t xml:space="preserve"> do século XX, Oswaldo Cruz assume o cargo </w:t>
      </w:r>
      <w:r w:rsidRPr="00FA6E63">
        <w:rPr>
          <w:lang w:eastAsia="pt-BR"/>
        </w:rPr>
        <w:t>Diretor-Geral de Saúde Pública</w:t>
      </w:r>
      <w:r>
        <w:rPr>
          <w:lang w:eastAsia="pt-BR"/>
        </w:rPr>
        <w:t xml:space="preserve"> e adota medidas baseadas nos moldes militares. A </w:t>
      </w:r>
      <w:r w:rsidR="007767F7">
        <w:rPr>
          <w:lang w:eastAsia="pt-BR"/>
        </w:rPr>
        <w:t>polícia</w:t>
      </w:r>
      <w:r>
        <w:rPr>
          <w:lang w:eastAsia="pt-BR"/>
        </w:rPr>
        <w:t xml:space="preserve"> sanitária atuava no Rio de Janeiro para controle do vetor da febre amarela.</w:t>
      </w:r>
    </w:p>
    <w:p w14:paraId="744D45F9" w14:textId="71C96DE8" w:rsidR="00FA6E63" w:rsidRDefault="00FA6E63" w:rsidP="003F32BB">
      <w:pPr>
        <w:jc w:val="both"/>
        <w:rPr>
          <w:lang w:eastAsia="pt-BR"/>
        </w:rPr>
      </w:pPr>
      <w:r>
        <w:rPr>
          <w:lang w:eastAsia="pt-BR"/>
        </w:rPr>
        <w:t xml:space="preserve">As brigadas chamadas “mata mosquitos” eram </w:t>
      </w:r>
      <w:proofErr w:type="gramStart"/>
      <w:r>
        <w:rPr>
          <w:lang w:eastAsia="pt-BR"/>
        </w:rPr>
        <w:t>formadas</w:t>
      </w:r>
      <w:proofErr w:type="gramEnd"/>
      <w:r>
        <w:rPr>
          <w:lang w:eastAsia="pt-BR"/>
        </w:rPr>
        <w:t xml:space="preserve"> por jovens para exterminar focos de reprodução do </w:t>
      </w:r>
      <w:r w:rsidRPr="007767F7">
        <w:rPr>
          <w:i/>
          <w:lang w:eastAsia="pt-BR"/>
        </w:rPr>
        <w:t>Aedes aegypti</w:t>
      </w:r>
      <w:r>
        <w:rPr>
          <w:lang w:eastAsia="pt-BR"/>
        </w:rPr>
        <w:t>. O trabalho incluía limpeza de calhas, depósitos, caixas d’água e possíveis focos, muitas vezes sem consentimento dos próprios moradores.</w:t>
      </w:r>
      <w:sdt>
        <w:sdtPr>
          <w:rPr>
            <w:lang w:eastAsia="pt-BR"/>
          </w:rPr>
          <w:id w:val="-802232339"/>
          <w:citation/>
        </w:sdtPr>
        <w:sdtContent>
          <w:r>
            <w:rPr>
              <w:lang w:eastAsia="pt-BR"/>
            </w:rPr>
            <w:fldChar w:fldCharType="begin"/>
          </w:r>
          <w:r w:rsidR="009A53A4">
            <w:rPr>
              <w:lang w:eastAsia="pt-BR"/>
            </w:rPr>
            <w:instrText xml:space="preserve">CITATION BEZERRA2017 \l 1046 </w:instrText>
          </w:r>
          <w:r>
            <w:rPr>
              <w:lang w:eastAsia="pt-BR"/>
            </w:rPr>
            <w:fldChar w:fldCharType="separate"/>
          </w:r>
          <w:r w:rsidR="003545F7">
            <w:rPr>
              <w:noProof/>
              <w:lang w:eastAsia="pt-BR"/>
            </w:rPr>
            <w:t xml:space="preserve"> (BEZERRA, 2017)</w:t>
          </w:r>
          <w:r>
            <w:rPr>
              <w:lang w:eastAsia="pt-BR"/>
            </w:rPr>
            <w:fldChar w:fldCharType="end"/>
          </w:r>
        </w:sdtContent>
      </w:sdt>
      <w:r w:rsidR="001D6494">
        <w:rPr>
          <w:lang w:eastAsia="pt-BR"/>
        </w:rPr>
        <w:t>.</w:t>
      </w:r>
    </w:p>
    <w:p w14:paraId="119C78AF" w14:textId="08608CFE" w:rsidR="001D6494" w:rsidRDefault="001D6494" w:rsidP="001D6494">
      <w:pPr>
        <w:pStyle w:val="Ttulo3"/>
      </w:pPr>
      <w:bookmarkStart w:id="21" w:name="_Toc511807587"/>
      <w:r>
        <w:t>Plano de erradicação</w:t>
      </w:r>
      <w:bookmarkEnd w:id="21"/>
    </w:p>
    <w:p w14:paraId="7B0DAEBB" w14:textId="3E1BA216" w:rsidR="001D6494" w:rsidRDefault="001D6494" w:rsidP="003F32BB">
      <w:pPr>
        <w:jc w:val="both"/>
        <w:rPr>
          <w:lang w:eastAsia="pt-BR"/>
        </w:rPr>
      </w:pPr>
      <w:r>
        <w:rPr>
          <w:lang w:eastAsia="pt-BR"/>
        </w:rPr>
        <w:t xml:space="preserve">O Plano de Erradicação do </w:t>
      </w:r>
      <w:r w:rsidRPr="000932C3">
        <w:rPr>
          <w:i/>
          <w:lang w:eastAsia="pt-BR"/>
        </w:rPr>
        <w:t xml:space="preserve">Aedes aegypti </w:t>
      </w:r>
      <w:r>
        <w:rPr>
          <w:lang w:eastAsia="pt-BR"/>
        </w:rPr>
        <w:t>(</w:t>
      </w:r>
      <w:proofErr w:type="spellStart"/>
      <w:r>
        <w:rPr>
          <w:lang w:eastAsia="pt-BR"/>
        </w:rPr>
        <w:t>PEAa</w:t>
      </w:r>
      <w:proofErr w:type="spellEnd"/>
      <w:r>
        <w:rPr>
          <w:lang w:eastAsia="pt-BR"/>
        </w:rPr>
        <w:t>)</w:t>
      </w:r>
      <w:r w:rsidR="003F32BB">
        <w:rPr>
          <w:lang w:eastAsia="pt-BR"/>
        </w:rPr>
        <w:t xml:space="preserve">, </w:t>
      </w:r>
      <w:r>
        <w:rPr>
          <w:lang w:eastAsia="pt-BR"/>
        </w:rPr>
        <w:t>elaborado pelo Ministério da Saúde</w:t>
      </w:r>
      <w:r w:rsidR="003F32BB">
        <w:rPr>
          <w:lang w:eastAsia="pt-BR"/>
        </w:rPr>
        <w:t xml:space="preserve"> em 1996, possuía diversas áreas de atuação e investiu mais de um bilhão de reais, porém não conseguiu atingir as metas e acredita-se que </w:t>
      </w:r>
      <w:r w:rsidR="003F32BB">
        <w:rPr>
          <w:lang w:eastAsia="pt-BR"/>
        </w:rPr>
        <w:lastRenderedPageBreak/>
        <w:t xml:space="preserve">as principais causas do fracasso do </w:t>
      </w:r>
      <w:proofErr w:type="spellStart"/>
      <w:r w:rsidR="003F32BB">
        <w:rPr>
          <w:lang w:eastAsia="pt-BR"/>
        </w:rPr>
        <w:t>PEAa</w:t>
      </w:r>
      <w:proofErr w:type="spellEnd"/>
      <w:r w:rsidR="003F32BB">
        <w:rPr>
          <w:lang w:eastAsia="pt-BR"/>
        </w:rPr>
        <w:t xml:space="preserve"> tenham sido a não-universalização das ações em cada Município e a descontinuidade na execução das atividades de combate ao vetor</w:t>
      </w:r>
      <w:sdt>
        <w:sdtPr>
          <w:rPr>
            <w:lang w:eastAsia="pt-BR"/>
          </w:rPr>
          <w:id w:val="1747925225"/>
          <w:citation/>
        </w:sdtPr>
        <w:sdtContent>
          <w:r w:rsidR="00B9701C">
            <w:rPr>
              <w:lang w:eastAsia="pt-BR"/>
            </w:rPr>
            <w:fldChar w:fldCharType="begin"/>
          </w:r>
          <w:r w:rsidR="00B9701C">
            <w:rPr>
              <w:lang w:eastAsia="pt-BR"/>
            </w:rPr>
            <w:instrText xml:space="preserve"> CITATION BRA07 \l 1046 </w:instrText>
          </w:r>
          <w:r w:rsidR="00B9701C">
            <w:rPr>
              <w:lang w:eastAsia="pt-BR"/>
            </w:rPr>
            <w:fldChar w:fldCharType="separate"/>
          </w:r>
          <w:r w:rsidR="00B9701C">
            <w:rPr>
              <w:noProof/>
              <w:lang w:eastAsia="pt-BR"/>
            </w:rPr>
            <w:t xml:space="preserve"> (BRAGA e VALLE, 2007)</w:t>
          </w:r>
          <w:r w:rsidR="00B9701C">
            <w:rPr>
              <w:lang w:eastAsia="pt-BR"/>
            </w:rPr>
            <w:fldChar w:fldCharType="end"/>
          </w:r>
        </w:sdtContent>
      </w:sdt>
      <w:r w:rsidR="003F32BB">
        <w:rPr>
          <w:lang w:eastAsia="pt-BR"/>
        </w:rPr>
        <w:t>.</w:t>
      </w:r>
    </w:p>
    <w:p w14:paraId="03E10F96" w14:textId="77777777" w:rsidR="00287709" w:rsidRDefault="00287709" w:rsidP="00287709">
      <w:pPr>
        <w:pStyle w:val="Ttulo3"/>
      </w:pPr>
      <w:bookmarkStart w:id="22" w:name="_Toc511807588"/>
      <w:r>
        <w:t>Novas Estrategias</w:t>
      </w:r>
      <w:bookmarkEnd w:id="22"/>
    </w:p>
    <w:p w14:paraId="7665B15C" w14:textId="06A00482" w:rsidR="003F32BB" w:rsidRPr="001D6494" w:rsidRDefault="003F32BB" w:rsidP="003F32BB">
      <w:pPr>
        <w:jc w:val="both"/>
        <w:rPr>
          <w:lang w:eastAsia="pt-BR"/>
        </w:rPr>
      </w:pPr>
      <w:r>
        <w:rPr>
          <w:lang w:eastAsia="pt-BR"/>
        </w:rPr>
        <w:t xml:space="preserve">Em julho de 2001, a Funasa abandonou oficialmente a meta de erradicar </w:t>
      </w:r>
      <w:r w:rsidRPr="007767F7">
        <w:rPr>
          <w:i/>
          <w:lang w:eastAsia="pt-BR"/>
        </w:rPr>
        <w:t>Aedes aegypti</w:t>
      </w:r>
      <w:r>
        <w:rPr>
          <w:lang w:eastAsia="pt-BR"/>
        </w:rPr>
        <w:t xml:space="preserve"> do País e passou a trabalhar com o objetivo de controlar o vetor com o Plano de Intensificação das Ações de Controle da Dengue (PIACD). </w:t>
      </w:r>
      <w:r>
        <w:t>Em 2002, foi implantado o Programa Nacional de Controle da Dengue (PNCD) com melhorias do plano anterior.</w:t>
      </w:r>
      <w:sdt>
        <w:sdtPr>
          <w:id w:val="1406722829"/>
          <w:citation/>
        </w:sdtPr>
        <w:sdtContent>
          <w:r>
            <w:fldChar w:fldCharType="begin"/>
          </w:r>
          <w:r>
            <w:instrText xml:space="preserve"> CITATION BRA07 \l 1046 </w:instrText>
          </w:r>
          <w:r>
            <w:fldChar w:fldCharType="separate"/>
          </w:r>
          <w:r w:rsidR="003545F7">
            <w:rPr>
              <w:noProof/>
            </w:rPr>
            <w:t xml:space="preserve"> (BRAGA e VALLE, 2007)</w:t>
          </w:r>
          <w:r>
            <w:fldChar w:fldCharType="end"/>
          </w:r>
        </w:sdtContent>
      </w:sdt>
    </w:p>
    <w:p w14:paraId="3AADBE83" w14:textId="47CF47DC" w:rsidR="0076431C" w:rsidRDefault="004B0058" w:rsidP="000F25EF">
      <w:pPr>
        <w:pStyle w:val="Ttulo2"/>
      </w:pPr>
      <w:bookmarkStart w:id="23" w:name="_Toc511807589"/>
      <w:r>
        <w:t>DETECÇÃO</w:t>
      </w:r>
      <w:bookmarkEnd w:id="23"/>
    </w:p>
    <w:p w14:paraId="220AA40E" w14:textId="126A9693" w:rsidR="006004F1" w:rsidRDefault="006004F1" w:rsidP="007767F7">
      <w:pPr>
        <w:jc w:val="both"/>
        <w:rPr>
          <w:rFonts w:asciiTheme="minorHAnsi" w:eastAsia="Times New Roman" w:hAnsiTheme="minorHAnsi"/>
          <w:sz w:val="22"/>
        </w:rPr>
      </w:pPr>
      <w:r>
        <w:rPr>
          <w:rFonts w:eastAsia="Times New Roman"/>
        </w:rPr>
        <w:t xml:space="preserve">A armadilha de </w:t>
      </w:r>
      <w:proofErr w:type="spellStart"/>
      <w:r>
        <w:rPr>
          <w:rFonts w:eastAsia="Times New Roman"/>
        </w:rPr>
        <w:t>oviposição</w:t>
      </w:r>
      <w:proofErr w:type="spellEnd"/>
      <w:r w:rsidR="005330A9">
        <w:rPr>
          <w:rFonts w:eastAsia="Times New Roman"/>
        </w:rPr>
        <w:t xml:space="preserve"> basicamente é </w:t>
      </w:r>
      <w:r>
        <w:rPr>
          <w:rFonts w:eastAsia="Times New Roman"/>
        </w:rPr>
        <w:t>um recipiente com água e dentro dele uma palheta de madeira, com a face rugosa de forma vertical, onde na madeira as fêmeas depositam seus ovos.</w:t>
      </w:r>
    </w:p>
    <w:p w14:paraId="634D1E6F" w14:textId="7B9E7BEF" w:rsidR="00F55204" w:rsidRPr="009A0154" w:rsidRDefault="006004F1" w:rsidP="009A0154">
      <w:pPr>
        <w:jc w:val="both"/>
        <w:rPr>
          <w:rFonts w:eastAsia="Times New Roman"/>
        </w:rPr>
      </w:pPr>
      <w:r>
        <w:rPr>
          <w:rFonts w:eastAsia="Times New Roman"/>
        </w:rPr>
        <w:t xml:space="preserve"> Com essa armadilha é possível perceber a quantidade de fêmeas de </w:t>
      </w:r>
      <w:r w:rsidRPr="000932C3">
        <w:rPr>
          <w:rFonts w:eastAsia="Times New Roman"/>
          <w:i/>
        </w:rPr>
        <w:t>Aedes aegypti</w:t>
      </w:r>
      <w:r>
        <w:rPr>
          <w:rFonts w:eastAsia="Times New Roman"/>
        </w:rPr>
        <w:t xml:space="preserve"> em dete</w:t>
      </w:r>
      <w:r w:rsidR="00B9701C">
        <w:rPr>
          <w:rFonts w:eastAsia="Times New Roman"/>
        </w:rPr>
        <w:t>rminado local de forma precoce o</w:t>
      </w:r>
      <w:r>
        <w:rPr>
          <w:rFonts w:eastAsia="Times New Roman"/>
        </w:rPr>
        <w:t>btendo assim o IDO (</w:t>
      </w:r>
      <w:r w:rsidR="00DA3961">
        <w:rPr>
          <w:rFonts w:eastAsia="Times New Roman"/>
        </w:rPr>
        <w:t>Í</w:t>
      </w:r>
      <w:r>
        <w:rPr>
          <w:rFonts w:eastAsia="Times New Roman"/>
        </w:rPr>
        <w:t xml:space="preserve">ndice de </w:t>
      </w:r>
      <w:r w:rsidR="00DA3961">
        <w:rPr>
          <w:rFonts w:eastAsia="Times New Roman"/>
        </w:rPr>
        <w:t>D</w:t>
      </w:r>
      <w:r>
        <w:rPr>
          <w:rFonts w:eastAsia="Times New Roman"/>
        </w:rPr>
        <w:t xml:space="preserve">ensidade de </w:t>
      </w:r>
      <w:r w:rsidR="00DA3961">
        <w:rPr>
          <w:rFonts w:eastAsia="Times New Roman"/>
        </w:rPr>
        <w:t>O</w:t>
      </w:r>
      <w:r>
        <w:rPr>
          <w:rFonts w:eastAsia="Times New Roman"/>
        </w:rPr>
        <w:t xml:space="preserve">vos), que indica o número médio de ovos por armadilha e o </w:t>
      </w:r>
      <w:r w:rsidR="00333C25">
        <w:rPr>
          <w:rFonts w:eastAsia="Times New Roman"/>
        </w:rPr>
        <w:t>período</w:t>
      </w:r>
      <w:r>
        <w:rPr>
          <w:rFonts w:eastAsia="Times New Roman"/>
        </w:rPr>
        <w:t xml:space="preserve"> de maior ou menor </w:t>
      </w:r>
      <w:proofErr w:type="spellStart"/>
      <w:r>
        <w:rPr>
          <w:rFonts w:eastAsia="Times New Roman"/>
        </w:rPr>
        <w:t>reprodutividade</w:t>
      </w:r>
      <w:proofErr w:type="spellEnd"/>
      <w:r>
        <w:rPr>
          <w:rFonts w:eastAsia="Times New Roman"/>
        </w:rPr>
        <w:t xml:space="preserve"> das fêmeas.</w:t>
      </w:r>
      <w:sdt>
        <w:sdtPr>
          <w:rPr>
            <w:rFonts w:eastAsia="Times New Roman"/>
          </w:rPr>
          <w:id w:val="-1459259883"/>
          <w:citation/>
        </w:sdtPr>
        <w:sdtContent>
          <w:r w:rsidR="004C13C7">
            <w:rPr>
              <w:rFonts w:eastAsia="Times New Roman"/>
            </w:rPr>
            <w:fldChar w:fldCharType="begin"/>
          </w:r>
          <w:r w:rsidR="00333C25">
            <w:rPr>
              <w:rFonts w:eastAsia="Times New Roman"/>
            </w:rPr>
            <w:instrText xml:space="preserve">CITATION BRA \l 1046 </w:instrText>
          </w:r>
          <w:r w:rsidR="004C13C7">
            <w:rPr>
              <w:rFonts w:eastAsia="Times New Roman"/>
            </w:rPr>
            <w:fldChar w:fldCharType="separate"/>
          </w:r>
          <w:r w:rsidR="00333C25">
            <w:rPr>
              <w:rFonts w:eastAsia="Times New Roman"/>
              <w:noProof/>
            </w:rPr>
            <w:t xml:space="preserve"> </w:t>
          </w:r>
          <w:r w:rsidR="00333C25" w:rsidRPr="00333C25">
            <w:rPr>
              <w:rFonts w:eastAsia="Times New Roman"/>
              <w:noProof/>
            </w:rPr>
            <w:t>(BRAGA, 2000)</w:t>
          </w:r>
          <w:r w:rsidR="004C13C7">
            <w:rPr>
              <w:rFonts w:eastAsia="Times New Roman"/>
            </w:rPr>
            <w:fldChar w:fldCharType="end"/>
          </w:r>
        </w:sdtContent>
      </w:sdt>
    </w:p>
    <w:p w14:paraId="2A4BB8B0" w14:textId="69DE8A12" w:rsidR="00F3318C" w:rsidRDefault="004B0058" w:rsidP="000F25EF">
      <w:pPr>
        <w:pStyle w:val="Ttulo2"/>
      </w:pPr>
      <w:bookmarkStart w:id="24" w:name="_Toc511807590"/>
      <w:r>
        <w:t>ELIMINAÇÃO</w:t>
      </w:r>
      <w:bookmarkEnd w:id="24"/>
    </w:p>
    <w:p w14:paraId="6E3830B1" w14:textId="02C77E13" w:rsidR="004C13C7" w:rsidRDefault="004C13C7" w:rsidP="007767F7">
      <w:pPr>
        <w:pStyle w:val="Ttulo3"/>
      </w:pPr>
      <w:bookmarkStart w:id="25" w:name="_Toc511807591"/>
      <w:r w:rsidRPr="004C13C7">
        <w:t>Mecânico</w:t>
      </w:r>
      <w:bookmarkEnd w:id="25"/>
    </w:p>
    <w:p w14:paraId="617FBF25" w14:textId="77777777" w:rsidR="007767F7" w:rsidRDefault="007767F7" w:rsidP="007767F7">
      <w:pPr>
        <w:jc w:val="both"/>
        <w:rPr>
          <w:lang w:eastAsia="pt-BR"/>
        </w:rPr>
      </w:pPr>
      <w:r>
        <w:rPr>
          <w:lang w:eastAsia="pt-BR"/>
        </w:rPr>
        <w:t xml:space="preserve">O método mecânico consiste em extinguir locais que contenham água parada que o mosquito </w:t>
      </w:r>
      <w:r w:rsidRPr="000932C3">
        <w:rPr>
          <w:i/>
          <w:lang w:eastAsia="pt-BR"/>
        </w:rPr>
        <w:t xml:space="preserve">Aedes aegypti </w:t>
      </w:r>
      <w:r>
        <w:rPr>
          <w:lang w:eastAsia="pt-BR"/>
        </w:rPr>
        <w:t xml:space="preserve">possa tornar criadouro. Outra forma seria utilizar métodos que evitem o contato direto do mosquito com o homem. </w:t>
      </w:r>
    </w:p>
    <w:p w14:paraId="10F0DBC2" w14:textId="6934E581" w:rsidR="007767F7" w:rsidRDefault="007767F7" w:rsidP="007767F7">
      <w:pPr>
        <w:jc w:val="both"/>
        <w:rPr>
          <w:lang w:eastAsia="pt-BR"/>
        </w:rPr>
      </w:pPr>
      <w:r>
        <w:rPr>
          <w:lang w:eastAsia="pt-BR"/>
        </w:rPr>
        <w:lastRenderedPageBreak/>
        <w:t xml:space="preserve">Os principais meios mecânicos estão voltados para a proteção do homem, ou seja, a destruição ou drenagem de reservatórios com água que podem se tornar possíveis criadouros, instalação de telas em portas e janelas e entre outros. </w:t>
      </w:r>
      <w:sdt>
        <w:sdtPr>
          <w:rPr>
            <w:lang w:eastAsia="pt-BR"/>
          </w:rPr>
          <w:id w:val="-1794441796"/>
          <w:citation/>
        </w:sdtPr>
        <w:sdtContent>
          <w:r>
            <w:rPr>
              <w:lang w:eastAsia="pt-BR"/>
            </w:rPr>
            <w:fldChar w:fldCharType="begin"/>
          </w:r>
          <w:r>
            <w:rPr>
              <w:lang w:eastAsia="pt-BR"/>
            </w:rPr>
            <w:instrText xml:space="preserve"> CITATION ZAR16 \l 1046 </w:instrText>
          </w:r>
          <w:r>
            <w:rPr>
              <w:lang w:eastAsia="pt-BR"/>
            </w:rPr>
            <w:fldChar w:fldCharType="separate"/>
          </w:r>
          <w:r w:rsidR="003545F7">
            <w:rPr>
              <w:noProof/>
              <w:lang w:eastAsia="pt-BR"/>
            </w:rPr>
            <w:t>(ZARA, 2016)</w:t>
          </w:r>
          <w:r>
            <w:rPr>
              <w:lang w:eastAsia="pt-BR"/>
            </w:rPr>
            <w:fldChar w:fldCharType="end"/>
          </w:r>
        </w:sdtContent>
      </w:sdt>
    </w:p>
    <w:p w14:paraId="18B5D6BF" w14:textId="3ADA9AF5" w:rsidR="007767F7" w:rsidRDefault="007767F7" w:rsidP="007767F7">
      <w:pPr>
        <w:pStyle w:val="Ttulo3"/>
      </w:pPr>
      <w:bookmarkStart w:id="26" w:name="_Toc511807592"/>
      <w:r>
        <w:t>Biológico</w:t>
      </w:r>
      <w:bookmarkEnd w:id="26"/>
    </w:p>
    <w:p w14:paraId="5EF3DC6D" w14:textId="6721DA05" w:rsidR="007767F7" w:rsidRDefault="007767F7" w:rsidP="007767F7">
      <w:pPr>
        <w:jc w:val="both"/>
        <w:rPr>
          <w:lang w:eastAsia="pt-BR"/>
        </w:rPr>
      </w:pPr>
      <w:r>
        <w:rPr>
          <w:lang w:eastAsia="pt-BR"/>
        </w:rPr>
        <w:t xml:space="preserve">O método biológico está fundamentado em utilizar predadores ou patógenos para diminuição ou eliminação das larvas do mosquito </w:t>
      </w:r>
      <w:r w:rsidRPr="007767F7">
        <w:rPr>
          <w:i/>
          <w:lang w:eastAsia="pt-BR"/>
        </w:rPr>
        <w:t>Aedes aegypti</w:t>
      </w:r>
      <w:r>
        <w:rPr>
          <w:lang w:eastAsia="pt-BR"/>
        </w:rPr>
        <w:t xml:space="preserve">. </w:t>
      </w:r>
    </w:p>
    <w:p w14:paraId="3F3C400D" w14:textId="0CDA9B6D" w:rsidR="00F67E49" w:rsidRDefault="007767F7" w:rsidP="007767F7">
      <w:pPr>
        <w:jc w:val="both"/>
        <w:rPr>
          <w:lang w:eastAsia="pt-BR"/>
        </w:rPr>
      </w:pPr>
      <w:r>
        <w:rPr>
          <w:lang w:eastAsia="pt-BR"/>
        </w:rPr>
        <w:t>Uma das formas é utilizar predadores naturais como peixes e outros invertebrados aquáticos, que comem as larvas e as pupas. Outra forma é utilizar patógenos que liberam toxinas, como bactérias, fungos e parasitas.</w:t>
      </w:r>
      <w:sdt>
        <w:sdtPr>
          <w:rPr>
            <w:lang w:eastAsia="pt-BR"/>
          </w:rPr>
          <w:id w:val="-1294603758"/>
          <w:citation/>
        </w:sdtPr>
        <w:sdtContent>
          <w:r>
            <w:rPr>
              <w:lang w:eastAsia="pt-BR"/>
            </w:rPr>
            <w:fldChar w:fldCharType="begin"/>
          </w:r>
          <w:r>
            <w:rPr>
              <w:lang w:eastAsia="pt-BR"/>
            </w:rPr>
            <w:instrText xml:space="preserve"> CITATION ZAR16 \l 1046 </w:instrText>
          </w:r>
          <w:r>
            <w:rPr>
              <w:lang w:eastAsia="pt-BR"/>
            </w:rPr>
            <w:fldChar w:fldCharType="separate"/>
          </w:r>
          <w:r w:rsidR="003545F7">
            <w:rPr>
              <w:noProof/>
              <w:lang w:eastAsia="pt-BR"/>
            </w:rPr>
            <w:t xml:space="preserve"> (ZARA, 2016)</w:t>
          </w:r>
          <w:r>
            <w:rPr>
              <w:lang w:eastAsia="pt-BR"/>
            </w:rPr>
            <w:fldChar w:fldCharType="end"/>
          </w:r>
        </w:sdtContent>
      </w:sdt>
    </w:p>
    <w:p w14:paraId="39896A0F" w14:textId="38E50D97" w:rsidR="00333C25" w:rsidRDefault="00333C25" w:rsidP="00333C25">
      <w:pPr>
        <w:pStyle w:val="Ttulo3"/>
      </w:pPr>
      <w:bookmarkStart w:id="27" w:name="_Toc511807593"/>
      <w:r>
        <w:t>Químico</w:t>
      </w:r>
      <w:bookmarkEnd w:id="27"/>
    </w:p>
    <w:p w14:paraId="1B727D83" w14:textId="6C9F5F43" w:rsidR="00333C25" w:rsidRDefault="00333C25" w:rsidP="00333C25">
      <w:pPr>
        <w:jc w:val="both"/>
        <w:rPr>
          <w:lang w:eastAsia="pt-BR"/>
        </w:rPr>
      </w:pPr>
      <w:r>
        <w:rPr>
          <w:lang w:eastAsia="pt-BR"/>
        </w:rPr>
        <w:t xml:space="preserve">O método químico consiste na dispersão de produtos químicos para suprimir o </w:t>
      </w:r>
      <w:r w:rsidRPr="000932C3">
        <w:rPr>
          <w:i/>
          <w:lang w:eastAsia="pt-BR"/>
        </w:rPr>
        <w:t xml:space="preserve">Aedes aegypti </w:t>
      </w:r>
      <w:r>
        <w:rPr>
          <w:lang w:eastAsia="pt-BR"/>
        </w:rPr>
        <w:t xml:space="preserve">tanto na sua forma adulta quanto na sua forma larval.  Os inseticidas mais comuns são compostos que interferem no sistema nervoso dos insetos, causando </w:t>
      </w:r>
      <w:proofErr w:type="spellStart"/>
      <w:r>
        <w:rPr>
          <w:lang w:eastAsia="pt-BR"/>
        </w:rPr>
        <w:t>super-excitação</w:t>
      </w:r>
      <w:proofErr w:type="spellEnd"/>
      <w:r>
        <w:rPr>
          <w:lang w:eastAsia="pt-BR"/>
        </w:rPr>
        <w:t xml:space="preserve"> ou inibição.</w:t>
      </w:r>
    </w:p>
    <w:p w14:paraId="0E0D0EE9" w14:textId="4B3B62EE" w:rsidR="00333C25" w:rsidRPr="00F67E49" w:rsidRDefault="00333C25" w:rsidP="001154EF">
      <w:pPr>
        <w:jc w:val="both"/>
        <w:rPr>
          <w:lang w:eastAsia="pt-BR"/>
        </w:rPr>
      </w:pPr>
      <w:r>
        <w:rPr>
          <w:lang w:eastAsia="pt-BR"/>
        </w:rPr>
        <w:t>O inseticida larval é utilizado por agentes sanitários que colocam larvicidas, inseticidas que não são tóxicos para o homem, em reservatórios que não podem ser drenados. Existe a forma que é o fumacê que é distribuído e pulverizado nas ruas matando não somente o Aedes como outros insetos. Também existe a forma de aspersão aeroespacial com equipamento portátil, costal ou acoplados a veículos, tendo com função matar a forma adulta e é mais utilizado para controle de surtos e epidemias</w:t>
      </w:r>
      <w:sdt>
        <w:sdtPr>
          <w:rPr>
            <w:lang w:eastAsia="pt-BR"/>
          </w:rPr>
          <w:id w:val="-2064166568"/>
          <w:citation/>
        </w:sdtPr>
        <w:sdtContent>
          <w:r w:rsidR="00B9701C">
            <w:rPr>
              <w:lang w:eastAsia="pt-BR"/>
            </w:rPr>
            <w:fldChar w:fldCharType="begin"/>
          </w:r>
          <w:r w:rsidR="00B9701C">
            <w:rPr>
              <w:lang w:eastAsia="pt-BR"/>
            </w:rPr>
            <w:instrText xml:space="preserve"> CITATION ZAR16 \l 1046 </w:instrText>
          </w:r>
          <w:r w:rsidR="00B9701C">
            <w:rPr>
              <w:lang w:eastAsia="pt-BR"/>
            </w:rPr>
            <w:fldChar w:fldCharType="separate"/>
          </w:r>
          <w:r w:rsidR="00B9701C">
            <w:rPr>
              <w:noProof/>
              <w:lang w:eastAsia="pt-BR"/>
            </w:rPr>
            <w:t xml:space="preserve"> (ZARA, 2016)</w:t>
          </w:r>
          <w:r w:rsidR="00B9701C">
            <w:rPr>
              <w:lang w:eastAsia="pt-BR"/>
            </w:rPr>
            <w:fldChar w:fldCharType="end"/>
          </w:r>
        </w:sdtContent>
      </w:sdt>
      <w:r>
        <w:rPr>
          <w:lang w:eastAsia="pt-BR"/>
        </w:rPr>
        <w:t>.</w:t>
      </w:r>
    </w:p>
    <w:p w14:paraId="37BD441F" w14:textId="7573749D" w:rsidR="00676308" w:rsidRDefault="006D4241" w:rsidP="000F25EF">
      <w:pPr>
        <w:pStyle w:val="Ttulo1"/>
      </w:pPr>
      <w:bookmarkStart w:id="28" w:name="_Toc511807594"/>
      <w:r>
        <w:lastRenderedPageBreak/>
        <w:t>ARQUITETURA</w:t>
      </w:r>
      <w:bookmarkEnd w:id="28"/>
    </w:p>
    <w:p w14:paraId="206446F6" w14:textId="4135D4BB" w:rsidR="006D4241" w:rsidRDefault="006D4241" w:rsidP="006D4241">
      <w:pPr>
        <w:jc w:val="both"/>
        <w:rPr>
          <w:lang w:eastAsia="pt-BR"/>
        </w:rPr>
      </w:pPr>
      <w:r>
        <w:rPr>
          <w:lang w:eastAsia="pt-BR"/>
        </w:rPr>
        <w:t xml:space="preserve">A arquitetura do sistema será composta pelos módulos de detecção, processamento de sinal e eliminação. O diagrama desta arquitetura é mostrado na </w:t>
      </w:r>
      <w:r>
        <w:rPr>
          <w:lang w:eastAsia="pt-BR"/>
        </w:rPr>
        <w:fldChar w:fldCharType="begin"/>
      </w:r>
      <w:r>
        <w:rPr>
          <w:lang w:eastAsia="pt-BR"/>
        </w:rPr>
        <w:instrText xml:space="preserve"> REF _Ref510970407 \h </w:instrText>
      </w:r>
      <w:r>
        <w:rPr>
          <w:lang w:eastAsia="pt-BR"/>
        </w:rPr>
      </w:r>
      <w:r>
        <w:rPr>
          <w:lang w:eastAsia="pt-BR"/>
        </w:rPr>
        <w:fldChar w:fldCharType="separate"/>
      </w:r>
      <w:r w:rsidR="007D3B9F">
        <w:t xml:space="preserve">Figura </w:t>
      </w:r>
      <w:r w:rsidR="007D3B9F">
        <w:rPr>
          <w:noProof/>
        </w:rPr>
        <w:t>5</w:t>
      </w:r>
      <w:r>
        <w:rPr>
          <w:lang w:eastAsia="pt-BR"/>
        </w:rPr>
        <w:fldChar w:fldCharType="end"/>
      </w:r>
      <w:r>
        <w:rPr>
          <w:lang w:eastAsia="pt-BR"/>
        </w:rPr>
        <w:t>.</w:t>
      </w:r>
    </w:p>
    <w:p w14:paraId="42030B0E" w14:textId="0739EEFF" w:rsidR="006D4241" w:rsidRDefault="006D4241" w:rsidP="006D4241">
      <w:pPr>
        <w:pStyle w:val="Legenda"/>
        <w:keepNext/>
        <w:jc w:val="center"/>
      </w:pPr>
      <w:bookmarkStart w:id="29" w:name="_Ref510970407"/>
      <w:bookmarkStart w:id="30" w:name="_Toc511807134"/>
      <w:r>
        <w:t xml:space="preserve">Figura </w:t>
      </w:r>
      <w:r w:rsidR="00063F83">
        <w:fldChar w:fldCharType="begin"/>
      </w:r>
      <w:r w:rsidR="00063F83">
        <w:instrText xml:space="preserve"> SEQ Figura \* ARABIC </w:instrText>
      </w:r>
      <w:r w:rsidR="00063F83">
        <w:fldChar w:fldCharType="separate"/>
      </w:r>
      <w:r w:rsidR="004A345E">
        <w:rPr>
          <w:noProof/>
        </w:rPr>
        <w:t>5</w:t>
      </w:r>
      <w:r w:rsidR="00063F83">
        <w:fldChar w:fldCharType="end"/>
      </w:r>
      <w:bookmarkEnd w:id="29"/>
      <w:r>
        <w:t xml:space="preserve"> - Arquitetura do sistema</w:t>
      </w:r>
      <w:bookmarkEnd w:id="30"/>
    </w:p>
    <w:p w14:paraId="09CC0110" w14:textId="2519F988" w:rsidR="006D4241" w:rsidRDefault="006D4241" w:rsidP="006D4241">
      <w:pPr>
        <w:pStyle w:val="Subttulolegenda"/>
      </w:pPr>
      <w:r>
        <w:rPr>
          <w:noProof/>
        </w:rPr>
        <w:drawing>
          <wp:inline distT="0" distB="0" distL="0" distR="0" wp14:anchorId="02E36402" wp14:editId="4715A9A5">
            <wp:extent cx="5391150" cy="717550"/>
            <wp:effectExtent l="0" t="0" r="0" b="6350"/>
            <wp:docPr id="15" name="Imagem 15" descr="Arquite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quitetur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717550"/>
                    </a:xfrm>
                    <a:prstGeom prst="rect">
                      <a:avLst/>
                    </a:prstGeom>
                    <a:noFill/>
                    <a:ln>
                      <a:noFill/>
                    </a:ln>
                  </pic:spPr>
                </pic:pic>
              </a:graphicData>
            </a:graphic>
          </wp:inline>
        </w:drawing>
      </w:r>
      <w:r>
        <w:br/>
        <w:t>Fonte: O autor 2018</w:t>
      </w:r>
    </w:p>
    <w:p w14:paraId="725188A5" w14:textId="2A8CE324" w:rsidR="006D4241" w:rsidRDefault="006D4241" w:rsidP="006D4241">
      <w:pPr>
        <w:jc w:val="both"/>
        <w:rPr>
          <w:lang w:eastAsia="pt-BR"/>
        </w:rPr>
      </w:pPr>
      <w:r w:rsidRPr="0015431A">
        <w:rPr>
          <w:lang w:eastAsia="pt-BR"/>
        </w:rPr>
        <w:t>Além desses módulos será desenvolvida uma estrutura</w:t>
      </w:r>
      <w:r>
        <w:rPr>
          <w:lang w:eastAsia="pt-BR"/>
        </w:rPr>
        <w:t xml:space="preserve">, esboçada na </w:t>
      </w:r>
      <w:r>
        <w:rPr>
          <w:lang w:eastAsia="pt-BR"/>
        </w:rPr>
        <w:fldChar w:fldCharType="begin"/>
      </w:r>
      <w:r>
        <w:rPr>
          <w:lang w:eastAsia="pt-BR"/>
        </w:rPr>
        <w:instrText xml:space="preserve"> REF _Ref510971989 \h </w:instrText>
      </w:r>
      <w:r>
        <w:rPr>
          <w:lang w:eastAsia="pt-BR"/>
        </w:rPr>
      </w:r>
      <w:r>
        <w:rPr>
          <w:lang w:eastAsia="pt-BR"/>
        </w:rPr>
        <w:fldChar w:fldCharType="separate"/>
      </w:r>
      <w:r w:rsidR="007D3B9F">
        <w:t xml:space="preserve">Figura </w:t>
      </w:r>
      <w:r w:rsidR="007D3B9F">
        <w:rPr>
          <w:noProof/>
        </w:rPr>
        <w:t>6</w:t>
      </w:r>
      <w:r>
        <w:rPr>
          <w:lang w:eastAsia="pt-BR"/>
        </w:rPr>
        <w:fldChar w:fldCharType="end"/>
      </w:r>
      <w:r>
        <w:rPr>
          <w:lang w:eastAsia="pt-BR"/>
        </w:rPr>
        <w:t>,</w:t>
      </w:r>
      <w:r w:rsidRPr="0015431A">
        <w:rPr>
          <w:lang w:eastAsia="pt-BR"/>
        </w:rPr>
        <w:t xml:space="preserve"> onde serão instalados os módulos de detecção e eliminação. Essa estrutura contará com</w:t>
      </w:r>
      <w:r>
        <w:rPr>
          <w:lang w:eastAsia="pt-BR"/>
        </w:rPr>
        <w:t xml:space="preserve"> </w:t>
      </w:r>
      <w:r w:rsidRPr="0015431A">
        <w:rPr>
          <w:lang w:eastAsia="pt-BR"/>
        </w:rPr>
        <w:t>dois compartimentos interligados por</w:t>
      </w:r>
      <w:r>
        <w:rPr>
          <w:lang w:eastAsia="pt-BR"/>
        </w:rPr>
        <w:t xml:space="preserve"> uma passagem suficiente para o </w:t>
      </w:r>
      <w:r w:rsidRPr="0015431A">
        <w:rPr>
          <w:lang w:eastAsia="pt-BR"/>
        </w:rPr>
        <w:t>posicionamento dos módulos infravermelho, laser e passagem do mosquito.</w:t>
      </w:r>
    </w:p>
    <w:p w14:paraId="3CF406DF" w14:textId="39C2A08E" w:rsidR="006D4241" w:rsidRDefault="006D4241" w:rsidP="006D4241">
      <w:pPr>
        <w:pStyle w:val="Legenda"/>
        <w:keepNext/>
        <w:jc w:val="center"/>
      </w:pPr>
      <w:bookmarkStart w:id="31" w:name="_Ref510971989"/>
      <w:bookmarkStart w:id="32" w:name="_Toc511807135"/>
      <w:r>
        <w:t xml:space="preserve">Figura </w:t>
      </w:r>
      <w:r w:rsidR="00063F83">
        <w:fldChar w:fldCharType="begin"/>
      </w:r>
      <w:r w:rsidR="00063F83">
        <w:instrText xml:space="preserve"> SEQ Figura \* ARABIC </w:instrText>
      </w:r>
      <w:r w:rsidR="00063F83">
        <w:fldChar w:fldCharType="separate"/>
      </w:r>
      <w:r w:rsidR="004A345E">
        <w:rPr>
          <w:noProof/>
        </w:rPr>
        <w:t>6</w:t>
      </w:r>
      <w:r w:rsidR="00063F83">
        <w:fldChar w:fldCharType="end"/>
      </w:r>
      <w:bookmarkEnd w:id="31"/>
      <w:r>
        <w:t xml:space="preserve"> - Esboço da estrutura</w:t>
      </w:r>
      <w:bookmarkEnd w:id="32"/>
    </w:p>
    <w:p w14:paraId="78B86642" w14:textId="58EF7C75" w:rsidR="006D4241" w:rsidRDefault="006D4241" w:rsidP="006D4241">
      <w:pPr>
        <w:pStyle w:val="Subttulolegenda"/>
      </w:pPr>
      <w:r>
        <w:rPr>
          <w:noProof/>
        </w:rPr>
        <w:drawing>
          <wp:inline distT="0" distB="0" distL="0" distR="0" wp14:anchorId="68806309" wp14:editId="1F35794B">
            <wp:extent cx="2707348" cy="1670050"/>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boçoEstrutura"/>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707348" cy="1670050"/>
                    </a:xfrm>
                    <a:prstGeom prst="rect">
                      <a:avLst/>
                    </a:prstGeom>
                    <a:noFill/>
                    <a:ln>
                      <a:noFill/>
                    </a:ln>
                  </pic:spPr>
                </pic:pic>
              </a:graphicData>
            </a:graphic>
          </wp:inline>
        </w:drawing>
      </w:r>
      <w:r>
        <w:br/>
        <w:t>Fonte: O autor 2018</w:t>
      </w:r>
    </w:p>
    <w:p w14:paraId="694D9821" w14:textId="3C15915B" w:rsidR="006D4241" w:rsidRPr="006D4241" w:rsidRDefault="00A133F2" w:rsidP="00A133F2">
      <w:pPr>
        <w:jc w:val="both"/>
        <w:rPr>
          <w:lang w:eastAsia="pt-BR"/>
        </w:rPr>
      </w:pPr>
      <w:r>
        <w:t>Mosquitos serão confinados no compartimento e serão tomadas amostras do módulo infravermelho para análise. Ainda confinados, testes de eliminação serão feitos a partir de pulsos do módulo laser.</w:t>
      </w:r>
    </w:p>
    <w:p w14:paraId="41ECE23E" w14:textId="2F866A07" w:rsidR="009C29B4" w:rsidRDefault="004B0058" w:rsidP="000F25EF">
      <w:pPr>
        <w:pStyle w:val="Ttulo2"/>
      </w:pPr>
      <w:bookmarkStart w:id="33" w:name="_Toc511807595"/>
      <w:r>
        <w:t>MICROCONTROLADOR</w:t>
      </w:r>
      <w:bookmarkEnd w:id="33"/>
      <w:r w:rsidR="00943C48">
        <w:tab/>
      </w:r>
    </w:p>
    <w:p w14:paraId="7E1839EA" w14:textId="4D4A07B2" w:rsidR="003B0C7D" w:rsidRDefault="00193D64" w:rsidP="009A0154">
      <w:pPr>
        <w:jc w:val="both"/>
      </w:pPr>
      <w:r>
        <w:rPr>
          <w:lang w:eastAsia="pt-BR"/>
        </w:rPr>
        <w:t>O dispositivo</w:t>
      </w:r>
      <w:r w:rsidR="007668E9">
        <w:rPr>
          <w:lang w:eastAsia="pt-BR"/>
        </w:rPr>
        <w:t xml:space="preserve"> utilizado para controlar o processo de detecção e eliminação</w:t>
      </w:r>
      <w:r>
        <w:rPr>
          <w:lang w:eastAsia="pt-BR"/>
        </w:rPr>
        <w:t xml:space="preserve">, caracterizado por incorporar no mesmo encapsulamento um </w:t>
      </w:r>
      <w:r>
        <w:rPr>
          <w:lang w:eastAsia="pt-BR"/>
        </w:rPr>
        <w:lastRenderedPageBreak/>
        <w:t xml:space="preserve">microprocessador, memória de programa e </w:t>
      </w:r>
      <w:r w:rsidR="00551C78">
        <w:rPr>
          <w:lang w:eastAsia="pt-BR"/>
        </w:rPr>
        <w:t xml:space="preserve">dados, pinos de entrada e saida, conversor analógico-digital </w:t>
      </w:r>
      <w:r>
        <w:rPr>
          <w:lang w:eastAsia="pt-BR"/>
        </w:rPr>
        <w:t>entre outros periféricos</w:t>
      </w:r>
      <w:sdt>
        <w:sdtPr>
          <w:rPr>
            <w:lang w:eastAsia="pt-BR"/>
          </w:rPr>
          <w:id w:val="-1374622649"/>
          <w:citation/>
        </w:sdtPr>
        <w:sdtContent>
          <w:r w:rsidR="005808B3">
            <w:rPr>
              <w:lang w:eastAsia="pt-BR"/>
            </w:rPr>
            <w:fldChar w:fldCharType="begin"/>
          </w:r>
          <w:r w:rsidR="009A53A4">
            <w:rPr>
              <w:lang w:eastAsia="pt-BR"/>
            </w:rPr>
            <w:instrText xml:space="preserve">CITATION MARTINS2005 \l 1046 </w:instrText>
          </w:r>
          <w:r w:rsidR="005808B3">
            <w:rPr>
              <w:lang w:eastAsia="pt-BR"/>
            </w:rPr>
            <w:fldChar w:fldCharType="separate"/>
          </w:r>
          <w:r w:rsidR="003545F7">
            <w:rPr>
              <w:noProof/>
              <w:lang w:eastAsia="pt-BR"/>
            </w:rPr>
            <w:t xml:space="preserve"> (MARTINS, 2005)</w:t>
          </w:r>
          <w:r w:rsidR="005808B3">
            <w:rPr>
              <w:lang w:eastAsia="pt-BR"/>
            </w:rPr>
            <w:fldChar w:fldCharType="end"/>
          </w:r>
        </w:sdtContent>
      </w:sdt>
      <w:r>
        <w:rPr>
          <w:lang w:eastAsia="pt-BR"/>
        </w:rPr>
        <w:t xml:space="preserve">, </w:t>
      </w:r>
      <w:r w:rsidR="007668E9">
        <w:rPr>
          <w:lang w:eastAsia="pt-BR"/>
        </w:rPr>
        <w:t>é o PIC18F4550</w:t>
      </w:r>
      <w:r w:rsidR="00FF5EBF">
        <w:t>.</w:t>
      </w:r>
    </w:p>
    <w:p w14:paraId="364D17E1" w14:textId="35B353D6" w:rsidR="00FF5EBF" w:rsidRDefault="00FF5EBF" w:rsidP="00FF5EBF">
      <w:pPr>
        <w:pStyle w:val="Legenda"/>
        <w:keepNext/>
        <w:jc w:val="center"/>
      </w:pPr>
      <w:bookmarkStart w:id="34" w:name="_Toc511807136"/>
      <w:r>
        <w:t xml:space="preserve">Figura </w:t>
      </w:r>
      <w:r w:rsidR="00063F83">
        <w:fldChar w:fldCharType="begin"/>
      </w:r>
      <w:r w:rsidR="00063F83">
        <w:instrText xml:space="preserve"> SEQ Figura \* ARABIC </w:instrText>
      </w:r>
      <w:r w:rsidR="00063F83">
        <w:fldChar w:fldCharType="separate"/>
      </w:r>
      <w:r w:rsidR="004A345E">
        <w:rPr>
          <w:noProof/>
        </w:rPr>
        <w:t>7</w:t>
      </w:r>
      <w:r w:rsidR="00063F83">
        <w:fldChar w:fldCharType="end"/>
      </w:r>
      <w:r>
        <w:t xml:space="preserve"> - </w:t>
      </w:r>
      <w:r w:rsidRPr="00032934">
        <w:t>PIC18F4550</w:t>
      </w:r>
      <w:bookmarkEnd w:id="34"/>
    </w:p>
    <w:p w14:paraId="02411124" w14:textId="126B2041" w:rsidR="00193D64" w:rsidRDefault="007668E9" w:rsidP="00C91CD0">
      <w:pPr>
        <w:pStyle w:val="Subttulolegenda"/>
        <w:rPr>
          <w:lang w:eastAsia="en-US"/>
        </w:rPr>
      </w:pPr>
      <w:r>
        <w:rPr>
          <w:noProof/>
        </w:rPr>
        <w:drawing>
          <wp:inline distT="0" distB="0" distL="0" distR="0" wp14:anchorId="0F43D14F" wp14:editId="4DBCCCC5">
            <wp:extent cx="2971800" cy="1324610"/>
            <wp:effectExtent l="0" t="0" r="0" b="8890"/>
            <wp:docPr id="3" name="Imagem 3" descr="http://www.microchip.com/_images/ics/medium-PIC18F4550-PDIP-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icrochip.com/_images/ics/medium-PIC18F4550-PDIP-4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1324610"/>
                    </a:xfrm>
                    <a:prstGeom prst="rect">
                      <a:avLst/>
                    </a:prstGeom>
                    <a:noFill/>
                    <a:ln>
                      <a:noFill/>
                    </a:ln>
                  </pic:spPr>
                </pic:pic>
              </a:graphicData>
            </a:graphic>
          </wp:inline>
        </w:drawing>
      </w:r>
      <w:r w:rsidR="00C91CD0">
        <w:br/>
      </w:r>
      <w:r w:rsidR="00C91CD0">
        <w:rPr>
          <w:lang w:eastAsia="en-US"/>
        </w:rPr>
        <w:t>Fonte: Extraído de MICROCHIP, 2009.</w:t>
      </w:r>
    </w:p>
    <w:p w14:paraId="4567C03C" w14:textId="4C988B98" w:rsidR="007668E9" w:rsidRDefault="007668E9" w:rsidP="007668E9">
      <w:pPr>
        <w:rPr>
          <w:lang w:eastAsia="pt-BR"/>
        </w:rPr>
      </w:pPr>
      <w:r>
        <w:rPr>
          <w:lang w:eastAsia="pt-BR"/>
        </w:rPr>
        <w:t xml:space="preserve">As principais características estão descritas na </w:t>
      </w:r>
      <w:r w:rsidR="003545F7">
        <w:rPr>
          <w:lang w:eastAsia="pt-BR"/>
        </w:rPr>
        <w:fldChar w:fldCharType="begin"/>
      </w:r>
      <w:r w:rsidR="003545F7">
        <w:rPr>
          <w:lang w:eastAsia="pt-BR"/>
        </w:rPr>
        <w:instrText xml:space="preserve"> REF _Ref511029985 \h </w:instrText>
      </w:r>
      <w:r w:rsidR="003545F7">
        <w:rPr>
          <w:lang w:eastAsia="pt-BR"/>
        </w:rPr>
      </w:r>
      <w:r w:rsidR="003545F7">
        <w:rPr>
          <w:lang w:eastAsia="pt-BR"/>
        </w:rPr>
        <w:fldChar w:fldCharType="separate"/>
      </w:r>
      <w:r w:rsidR="007D3B9F">
        <w:t xml:space="preserve">Tabela </w:t>
      </w:r>
      <w:r w:rsidR="007D3B9F">
        <w:rPr>
          <w:noProof/>
        </w:rPr>
        <w:t>1</w:t>
      </w:r>
      <w:r w:rsidR="003545F7">
        <w:rPr>
          <w:lang w:eastAsia="pt-BR"/>
        </w:rPr>
        <w:fldChar w:fldCharType="end"/>
      </w:r>
      <w:r>
        <w:rPr>
          <w:lang w:eastAsia="pt-BR"/>
        </w:rPr>
        <w:t>:</w:t>
      </w:r>
    </w:p>
    <w:p w14:paraId="640B0DD5" w14:textId="36923A63" w:rsidR="00C91CD0" w:rsidRDefault="00C91CD0" w:rsidP="00C91CD0">
      <w:pPr>
        <w:pStyle w:val="Legenda"/>
        <w:keepNext/>
        <w:jc w:val="center"/>
      </w:pPr>
      <w:bookmarkStart w:id="35" w:name="_Ref511029985"/>
      <w:bookmarkStart w:id="36" w:name="_Toc510981250"/>
      <w:r>
        <w:t xml:space="preserve">Tabela </w:t>
      </w:r>
      <w:r w:rsidR="00A400D5">
        <w:rPr>
          <w:noProof/>
        </w:rPr>
        <w:fldChar w:fldCharType="begin"/>
      </w:r>
      <w:r w:rsidR="00A400D5">
        <w:rPr>
          <w:noProof/>
        </w:rPr>
        <w:instrText xml:space="preserve"> SEQ Tabela \* ARABIC </w:instrText>
      </w:r>
      <w:r w:rsidR="00A400D5">
        <w:rPr>
          <w:noProof/>
        </w:rPr>
        <w:fldChar w:fldCharType="separate"/>
      </w:r>
      <w:r w:rsidR="001C73A1">
        <w:rPr>
          <w:noProof/>
        </w:rPr>
        <w:t>1</w:t>
      </w:r>
      <w:r w:rsidR="00A400D5">
        <w:rPr>
          <w:noProof/>
        </w:rPr>
        <w:fldChar w:fldCharType="end"/>
      </w:r>
      <w:bookmarkEnd w:id="35"/>
      <w:r>
        <w:t xml:space="preserve"> - </w:t>
      </w:r>
      <w:r w:rsidRPr="00E45560">
        <w:t>Principais características do PIC18F4550</w:t>
      </w:r>
      <w:bookmarkEnd w:id="36"/>
    </w:p>
    <w:tbl>
      <w:tblPr>
        <w:tblStyle w:val="TabelaSimples51"/>
        <w:tblW w:w="0" w:type="auto"/>
        <w:jc w:val="center"/>
        <w:tblLook w:val="04A0" w:firstRow="1" w:lastRow="0" w:firstColumn="1" w:lastColumn="0" w:noHBand="0" w:noVBand="1"/>
        <w:tblCaption w:val="Tabela"/>
      </w:tblPr>
      <w:tblGrid>
        <w:gridCol w:w="2694"/>
        <w:gridCol w:w="2268"/>
      </w:tblGrid>
      <w:tr w:rsidR="007668E9" w14:paraId="2BE36924" w14:textId="77777777" w:rsidTr="003B0C7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94" w:type="dxa"/>
          </w:tcPr>
          <w:p w14:paraId="0E8B1D5D" w14:textId="133EA76A" w:rsidR="007668E9" w:rsidRDefault="00551C78" w:rsidP="003B0C7D">
            <w:pPr>
              <w:ind w:firstLine="0"/>
              <w:jc w:val="center"/>
              <w:rPr>
                <w:lang w:eastAsia="pt-BR"/>
              </w:rPr>
            </w:pPr>
            <w:r>
              <w:rPr>
                <w:lang w:eastAsia="pt-BR"/>
              </w:rPr>
              <w:t>Característica</w:t>
            </w:r>
          </w:p>
        </w:tc>
        <w:tc>
          <w:tcPr>
            <w:tcW w:w="2268" w:type="dxa"/>
          </w:tcPr>
          <w:p w14:paraId="09F234E2" w14:textId="59231FD4" w:rsidR="007668E9" w:rsidRDefault="003B0C7D" w:rsidP="003B0C7D">
            <w:pPr>
              <w:ind w:firstLine="0"/>
              <w:jc w:val="center"/>
              <w:cnfStyle w:val="100000000000" w:firstRow="1" w:lastRow="0" w:firstColumn="0" w:lastColumn="0" w:oddVBand="0" w:evenVBand="0" w:oddHBand="0" w:evenHBand="0" w:firstRowFirstColumn="0" w:firstRowLastColumn="0" w:lastRowFirstColumn="0" w:lastRowLastColumn="0"/>
              <w:rPr>
                <w:lang w:eastAsia="pt-BR"/>
              </w:rPr>
            </w:pPr>
            <w:r>
              <w:rPr>
                <w:lang w:eastAsia="pt-BR"/>
              </w:rPr>
              <w:t>Valor</w:t>
            </w:r>
          </w:p>
        </w:tc>
      </w:tr>
      <w:tr w:rsidR="007668E9" w14:paraId="1AFA25D6" w14:textId="77777777" w:rsidTr="003B0C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4E4555E8" w14:textId="021808CF" w:rsidR="007668E9" w:rsidRDefault="003B0C7D" w:rsidP="003B0C7D">
            <w:pPr>
              <w:ind w:firstLine="0"/>
              <w:jc w:val="left"/>
              <w:rPr>
                <w:lang w:eastAsia="pt-BR"/>
              </w:rPr>
            </w:pPr>
            <w:r>
              <w:rPr>
                <w:lang w:eastAsia="pt-BR"/>
              </w:rPr>
              <w:t>Memória de programa</w:t>
            </w:r>
          </w:p>
        </w:tc>
        <w:tc>
          <w:tcPr>
            <w:tcW w:w="2268" w:type="dxa"/>
          </w:tcPr>
          <w:p w14:paraId="54FD783A" w14:textId="2A00C072" w:rsidR="007668E9" w:rsidRDefault="003B0C7D" w:rsidP="003B0C7D">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32</w:t>
            </w:r>
            <w:r w:rsidR="00551C78">
              <w:rPr>
                <w:lang w:eastAsia="pt-BR"/>
              </w:rPr>
              <w:t xml:space="preserve"> </w:t>
            </w:r>
            <w:r>
              <w:rPr>
                <w:lang w:eastAsia="pt-BR"/>
              </w:rPr>
              <w:t>KB</w:t>
            </w:r>
          </w:p>
        </w:tc>
      </w:tr>
      <w:tr w:rsidR="007668E9" w14:paraId="7B012A0E" w14:textId="77777777" w:rsidTr="003B0C7D">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098A3147" w14:textId="6A09C1CD" w:rsidR="007668E9" w:rsidRDefault="003B0C7D" w:rsidP="003B0C7D">
            <w:pPr>
              <w:ind w:firstLine="0"/>
              <w:jc w:val="left"/>
              <w:rPr>
                <w:lang w:eastAsia="pt-BR"/>
              </w:rPr>
            </w:pPr>
            <w:r>
              <w:rPr>
                <w:lang w:eastAsia="pt-BR"/>
              </w:rPr>
              <w:t>Velocidade CPU</w:t>
            </w:r>
          </w:p>
        </w:tc>
        <w:tc>
          <w:tcPr>
            <w:tcW w:w="2268" w:type="dxa"/>
          </w:tcPr>
          <w:p w14:paraId="15911C8E" w14:textId="19C32A28" w:rsidR="007668E9" w:rsidRDefault="003B0C7D" w:rsidP="003B0C7D">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12 MIPS</w:t>
            </w:r>
          </w:p>
        </w:tc>
      </w:tr>
      <w:tr w:rsidR="007668E9" w14:paraId="19D9C6D8" w14:textId="77777777" w:rsidTr="003B0C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76B75D4F" w14:textId="5E0E578C" w:rsidR="007668E9" w:rsidRDefault="003B0C7D" w:rsidP="003B0C7D">
            <w:pPr>
              <w:ind w:firstLine="0"/>
              <w:jc w:val="left"/>
              <w:rPr>
                <w:lang w:eastAsia="pt-BR"/>
              </w:rPr>
            </w:pPr>
            <w:r>
              <w:rPr>
                <w:lang w:eastAsia="pt-BR"/>
              </w:rPr>
              <w:t>RAM</w:t>
            </w:r>
          </w:p>
        </w:tc>
        <w:tc>
          <w:tcPr>
            <w:tcW w:w="2268" w:type="dxa"/>
          </w:tcPr>
          <w:p w14:paraId="73839436" w14:textId="777586A6" w:rsidR="007668E9" w:rsidRDefault="003B0C7D" w:rsidP="003B0C7D">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2048 Bytes</w:t>
            </w:r>
          </w:p>
        </w:tc>
      </w:tr>
      <w:tr w:rsidR="007668E9" w14:paraId="640F47D1" w14:textId="77777777" w:rsidTr="003B0C7D">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52ADFD3F" w14:textId="0399E3BD" w:rsidR="007668E9" w:rsidRDefault="003B0C7D" w:rsidP="003B0C7D">
            <w:pPr>
              <w:ind w:firstLine="0"/>
              <w:jc w:val="left"/>
              <w:rPr>
                <w:lang w:eastAsia="pt-BR"/>
              </w:rPr>
            </w:pPr>
            <w:r>
              <w:rPr>
                <w:lang w:eastAsia="pt-BR"/>
              </w:rPr>
              <w:t>EEPROM</w:t>
            </w:r>
          </w:p>
        </w:tc>
        <w:tc>
          <w:tcPr>
            <w:tcW w:w="2268" w:type="dxa"/>
          </w:tcPr>
          <w:p w14:paraId="77D93D3D" w14:textId="53C08022" w:rsidR="007668E9" w:rsidRDefault="003B0C7D" w:rsidP="003B0C7D">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256 Bytes</w:t>
            </w:r>
          </w:p>
        </w:tc>
      </w:tr>
      <w:tr w:rsidR="007668E9" w14:paraId="58C8A14D" w14:textId="77777777" w:rsidTr="003B0C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3943041A" w14:textId="141613C5" w:rsidR="007668E9" w:rsidRDefault="003B0C7D" w:rsidP="003B0C7D">
            <w:pPr>
              <w:ind w:firstLine="0"/>
              <w:jc w:val="left"/>
              <w:rPr>
                <w:lang w:eastAsia="pt-BR"/>
              </w:rPr>
            </w:pPr>
            <w:r>
              <w:rPr>
                <w:lang w:eastAsia="pt-BR"/>
              </w:rPr>
              <w:t>Timer</w:t>
            </w:r>
          </w:p>
        </w:tc>
        <w:tc>
          <w:tcPr>
            <w:tcW w:w="2268" w:type="dxa"/>
          </w:tcPr>
          <w:p w14:paraId="5B0137DB" w14:textId="363999B0" w:rsidR="007668E9" w:rsidRDefault="003B0C7D" w:rsidP="003B0C7D">
            <w:pPr>
              <w:ind w:firstLine="0"/>
              <w:cnfStyle w:val="000000100000" w:firstRow="0" w:lastRow="0" w:firstColumn="0" w:lastColumn="0" w:oddVBand="0" w:evenVBand="0" w:oddHBand="1" w:evenHBand="0" w:firstRowFirstColumn="0" w:firstRowLastColumn="0" w:lastRowFirstColumn="0" w:lastRowLastColumn="0"/>
              <w:rPr>
                <w:lang w:eastAsia="pt-BR"/>
              </w:rPr>
            </w:pPr>
            <w:r w:rsidRPr="003B0C7D">
              <w:rPr>
                <w:lang w:eastAsia="pt-BR"/>
              </w:rPr>
              <w:t>1 x 8-bit, 3 x 16-bit</w:t>
            </w:r>
          </w:p>
        </w:tc>
      </w:tr>
      <w:tr w:rsidR="007668E9" w14:paraId="61E4DDCD" w14:textId="77777777" w:rsidTr="003B0C7D">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23E0F186" w14:textId="0D85007E" w:rsidR="007668E9" w:rsidRDefault="003B0C7D" w:rsidP="003B0C7D">
            <w:pPr>
              <w:ind w:firstLine="0"/>
              <w:jc w:val="left"/>
              <w:rPr>
                <w:lang w:eastAsia="pt-BR"/>
              </w:rPr>
            </w:pPr>
            <w:r>
              <w:rPr>
                <w:lang w:eastAsia="pt-BR"/>
              </w:rPr>
              <w:t>ADC</w:t>
            </w:r>
          </w:p>
        </w:tc>
        <w:tc>
          <w:tcPr>
            <w:tcW w:w="2268" w:type="dxa"/>
          </w:tcPr>
          <w:p w14:paraId="079E6066" w14:textId="52E6A7DB" w:rsidR="007668E9" w:rsidRDefault="003B0C7D" w:rsidP="003B0C7D">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13 canais de</w:t>
            </w:r>
            <w:r w:rsidRPr="003B0C7D">
              <w:rPr>
                <w:lang w:eastAsia="pt-BR"/>
              </w:rPr>
              <w:t xml:space="preserve"> 10-bit</w:t>
            </w:r>
          </w:p>
        </w:tc>
      </w:tr>
      <w:tr w:rsidR="007668E9" w14:paraId="68191DB4" w14:textId="77777777" w:rsidTr="003B0C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241DFCE2" w14:textId="6E13434A" w:rsidR="007668E9" w:rsidRDefault="003B0C7D" w:rsidP="003B0C7D">
            <w:pPr>
              <w:ind w:firstLine="0"/>
              <w:jc w:val="left"/>
              <w:rPr>
                <w:lang w:eastAsia="pt-BR"/>
              </w:rPr>
            </w:pPr>
            <w:r>
              <w:rPr>
                <w:lang w:eastAsia="pt-BR"/>
              </w:rPr>
              <w:t>Faixa de temperatura</w:t>
            </w:r>
          </w:p>
        </w:tc>
        <w:tc>
          <w:tcPr>
            <w:tcW w:w="2268" w:type="dxa"/>
          </w:tcPr>
          <w:p w14:paraId="2D7B23CC" w14:textId="7730EEA0" w:rsidR="007668E9" w:rsidRDefault="003B0C7D" w:rsidP="008C6657">
            <w:pPr>
              <w:keepNext/>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 xml:space="preserve">-40 </w:t>
            </w:r>
            <w:proofErr w:type="gramStart"/>
            <w:r w:rsidR="00EA35F3">
              <w:rPr>
                <w:lang w:eastAsia="pt-BR"/>
              </w:rPr>
              <w:t>à</w:t>
            </w:r>
            <w:proofErr w:type="gramEnd"/>
            <w:r>
              <w:rPr>
                <w:lang w:eastAsia="pt-BR"/>
              </w:rPr>
              <w:t xml:space="preserve"> 85 </w:t>
            </w:r>
            <w:r w:rsidR="00EA35F3">
              <w:rPr>
                <w:lang w:eastAsia="pt-BR"/>
              </w:rPr>
              <w:t>C</w:t>
            </w:r>
          </w:p>
        </w:tc>
      </w:tr>
    </w:tbl>
    <w:p w14:paraId="61BCF653" w14:textId="1798A45F" w:rsidR="007668E9" w:rsidRPr="00943C48" w:rsidRDefault="00C91CD0" w:rsidP="00C91CD0">
      <w:pPr>
        <w:pStyle w:val="Subttulolegenda"/>
      </w:pPr>
      <w:r>
        <w:t>Fonte: Extraído de MICROCHIP, 2009.</w:t>
      </w:r>
    </w:p>
    <w:p w14:paraId="276053BB" w14:textId="3288F624" w:rsidR="009C29B4" w:rsidRDefault="008E112D" w:rsidP="000F25EF">
      <w:pPr>
        <w:pStyle w:val="Ttulo2"/>
      </w:pPr>
      <w:bookmarkStart w:id="37" w:name="_Toc511807596"/>
      <w:r>
        <w:t>MÓ</w:t>
      </w:r>
      <w:r w:rsidR="004B0058">
        <w:t>DULO INFRA VERMELHO</w:t>
      </w:r>
      <w:bookmarkEnd w:id="37"/>
    </w:p>
    <w:p w14:paraId="28CE4E3C" w14:textId="6501BC95" w:rsidR="00CD148C" w:rsidRDefault="00CB73CB" w:rsidP="00D5702C">
      <w:pPr>
        <w:jc w:val="both"/>
        <w:rPr>
          <w:lang w:eastAsia="pt-BR"/>
        </w:rPr>
      </w:pPr>
      <w:r>
        <w:rPr>
          <w:lang w:eastAsia="pt-BR"/>
        </w:rPr>
        <w:t xml:space="preserve">Composto por um emissor infravermelho e um </w:t>
      </w:r>
      <w:r w:rsidR="00D5702C">
        <w:rPr>
          <w:lang w:eastAsia="pt-BR"/>
        </w:rPr>
        <w:t>fotodiodo</w:t>
      </w:r>
      <w:r>
        <w:rPr>
          <w:lang w:eastAsia="pt-BR"/>
        </w:rPr>
        <w:t xml:space="preserve">, permite </w:t>
      </w:r>
      <w:r w:rsidR="00B42252">
        <w:rPr>
          <w:lang w:eastAsia="pt-BR"/>
        </w:rPr>
        <w:t>a</w:t>
      </w:r>
      <w:r w:rsidR="00D57C83">
        <w:rPr>
          <w:lang w:eastAsia="pt-BR"/>
        </w:rPr>
        <w:t xml:space="preserve"> detecção</w:t>
      </w:r>
      <w:r w:rsidR="00EA35F3">
        <w:rPr>
          <w:lang w:eastAsia="pt-BR"/>
        </w:rPr>
        <w:t xml:space="preserve"> a partir da reflexão dos raios emitidos</w:t>
      </w:r>
      <w:r w:rsidR="00C91CD0">
        <w:rPr>
          <w:lang w:eastAsia="pt-BR"/>
        </w:rPr>
        <w:t>.</w:t>
      </w:r>
      <w:r w:rsidR="004B0058">
        <w:rPr>
          <w:lang w:eastAsia="pt-BR"/>
        </w:rPr>
        <w:t xml:space="preserve"> O emissor e receptor podem ser vistos na </w:t>
      </w:r>
      <w:r w:rsidR="004B0058">
        <w:rPr>
          <w:lang w:eastAsia="pt-BR"/>
        </w:rPr>
        <w:fldChar w:fldCharType="begin"/>
      </w:r>
      <w:r w:rsidR="004B0058">
        <w:rPr>
          <w:lang w:eastAsia="pt-BR"/>
        </w:rPr>
        <w:instrText xml:space="preserve"> REF _Ref511028399 \h </w:instrText>
      </w:r>
      <w:r w:rsidR="00D5702C">
        <w:rPr>
          <w:lang w:eastAsia="pt-BR"/>
        </w:rPr>
        <w:instrText xml:space="preserve"> \* MERGEFORMAT </w:instrText>
      </w:r>
      <w:r w:rsidR="004B0058">
        <w:rPr>
          <w:lang w:eastAsia="pt-BR"/>
        </w:rPr>
      </w:r>
      <w:r w:rsidR="004B0058">
        <w:rPr>
          <w:lang w:eastAsia="pt-BR"/>
        </w:rPr>
        <w:fldChar w:fldCharType="separate"/>
      </w:r>
      <w:r w:rsidR="007D3B9F">
        <w:t xml:space="preserve">Figura </w:t>
      </w:r>
      <w:r w:rsidR="007D3B9F">
        <w:rPr>
          <w:noProof/>
        </w:rPr>
        <w:t>8</w:t>
      </w:r>
      <w:r w:rsidR="004B0058">
        <w:rPr>
          <w:lang w:eastAsia="pt-BR"/>
        </w:rPr>
        <w:fldChar w:fldCharType="end"/>
      </w:r>
      <w:r w:rsidR="004B0058">
        <w:rPr>
          <w:lang w:eastAsia="pt-BR"/>
        </w:rPr>
        <w:t>.</w:t>
      </w:r>
    </w:p>
    <w:p w14:paraId="5429ED43" w14:textId="3285E425" w:rsidR="00C91CD0" w:rsidRDefault="00C91CD0" w:rsidP="00C91CD0">
      <w:pPr>
        <w:pStyle w:val="Legenda"/>
        <w:keepNext/>
        <w:jc w:val="center"/>
      </w:pPr>
      <w:bookmarkStart w:id="38" w:name="_Ref511028399"/>
      <w:bookmarkStart w:id="39" w:name="_Toc511807137"/>
      <w:r>
        <w:lastRenderedPageBreak/>
        <w:t xml:space="preserve">Figura </w:t>
      </w:r>
      <w:r w:rsidR="00063F83">
        <w:fldChar w:fldCharType="begin"/>
      </w:r>
      <w:r w:rsidR="00063F83">
        <w:instrText xml:space="preserve"> SEQ Figura \* ARABIC </w:instrText>
      </w:r>
      <w:r w:rsidR="00063F83">
        <w:fldChar w:fldCharType="separate"/>
      </w:r>
      <w:r w:rsidR="004A345E">
        <w:rPr>
          <w:noProof/>
        </w:rPr>
        <w:t>8</w:t>
      </w:r>
      <w:r w:rsidR="00063F83">
        <w:fldChar w:fldCharType="end"/>
      </w:r>
      <w:bookmarkEnd w:id="38"/>
      <w:r>
        <w:t xml:space="preserve"> - </w:t>
      </w:r>
      <w:r w:rsidRPr="00F924B7">
        <w:t>Emissor e receptor infravermelho</w:t>
      </w:r>
      <w:bookmarkEnd w:id="39"/>
    </w:p>
    <w:p w14:paraId="1D96ECD0" w14:textId="59F4A98A" w:rsidR="006E7B2C" w:rsidRDefault="00EA35F3" w:rsidP="00C91CD0">
      <w:pPr>
        <w:pStyle w:val="Subttulolegenda"/>
      </w:pPr>
      <w:r>
        <w:rPr>
          <w:noProof/>
        </w:rPr>
        <w:drawing>
          <wp:inline distT="0" distB="0" distL="0" distR="0" wp14:anchorId="2F80A82E" wp14:editId="2947ADD2">
            <wp:extent cx="1661160" cy="1560019"/>
            <wp:effectExtent l="0" t="0" r="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7523" cy="1565995"/>
                    </a:xfrm>
                    <a:prstGeom prst="rect">
                      <a:avLst/>
                    </a:prstGeom>
                  </pic:spPr>
                </pic:pic>
              </a:graphicData>
            </a:graphic>
          </wp:inline>
        </w:drawing>
      </w:r>
      <w:r w:rsidR="00C91CD0">
        <w:br/>
        <w:t>Fonte: O autor 2018</w:t>
      </w:r>
    </w:p>
    <w:p w14:paraId="416E941C" w14:textId="3DF1F97B" w:rsidR="00CB73CB" w:rsidRDefault="00CB73CB" w:rsidP="00C91CD0">
      <w:pPr>
        <w:rPr>
          <w:lang w:eastAsia="pt-BR"/>
        </w:rPr>
      </w:pPr>
      <w:r>
        <w:rPr>
          <w:lang w:eastAsia="pt-BR"/>
        </w:rPr>
        <w:t>As principais características es</w:t>
      </w:r>
      <w:r w:rsidR="00C91CD0">
        <w:rPr>
          <w:lang w:eastAsia="pt-BR"/>
        </w:rPr>
        <w:t>tão descritas na</w:t>
      </w:r>
      <w:r w:rsidR="00FD3ABB">
        <w:rPr>
          <w:lang w:eastAsia="pt-BR"/>
        </w:rPr>
        <w:t xml:space="preserve"> </w:t>
      </w:r>
      <w:r w:rsidR="00FD3ABB">
        <w:rPr>
          <w:lang w:eastAsia="pt-BR"/>
        </w:rPr>
        <w:fldChar w:fldCharType="begin"/>
      </w:r>
      <w:r w:rsidR="00FD3ABB">
        <w:rPr>
          <w:lang w:eastAsia="pt-BR"/>
        </w:rPr>
        <w:instrText xml:space="preserve"> REF _Ref511028428 \h </w:instrText>
      </w:r>
      <w:r w:rsidR="00FD3ABB">
        <w:rPr>
          <w:lang w:eastAsia="pt-BR"/>
        </w:rPr>
      </w:r>
      <w:r w:rsidR="00FD3ABB">
        <w:rPr>
          <w:lang w:eastAsia="pt-BR"/>
        </w:rPr>
        <w:fldChar w:fldCharType="separate"/>
      </w:r>
      <w:r w:rsidR="007D3B9F">
        <w:t xml:space="preserve">Tabela </w:t>
      </w:r>
      <w:r w:rsidR="007D3B9F">
        <w:rPr>
          <w:noProof/>
        </w:rPr>
        <w:t>2</w:t>
      </w:r>
      <w:r w:rsidR="00FD3ABB">
        <w:rPr>
          <w:lang w:eastAsia="pt-BR"/>
        </w:rPr>
        <w:fldChar w:fldCharType="end"/>
      </w:r>
      <w:r w:rsidR="00C91CD0">
        <w:rPr>
          <w:lang w:eastAsia="pt-BR"/>
        </w:rPr>
        <w:t>:</w:t>
      </w:r>
    </w:p>
    <w:p w14:paraId="22685ECC" w14:textId="42A666C8" w:rsidR="00C91CD0" w:rsidRDefault="00C91CD0" w:rsidP="00C91CD0">
      <w:pPr>
        <w:pStyle w:val="Legenda"/>
        <w:keepNext/>
        <w:jc w:val="center"/>
      </w:pPr>
      <w:bookmarkStart w:id="40" w:name="_Ref511028428"/>
      <w:bookmarkStart w:id="41" w:name="_Toc510981251"/>
      <w:bookmarkStart w:id="42" w:name="_Ref511028424"/>
      <w:r>
        <w:t xml:space="preserve">Tabela </w:t>
      </w:r>
      <w:r w:rsidR="00A400D5">
        <w:rPr>
          <w:noProof/>
        </w:rPr>
        <w:fldChar w:fldCharType="begin"/>
      </w:r>
      <w:r w:rsidR="00A400D5">
        <w:rPr>
          <w:noProof/>
        </w:rPr>
        <w:instrText xml:space="preserve"> SEQ Tabela \* ARABIC </w:instrText>
      </w:r>
      <w:r w:rsidR="00A400D5">
        <w:rPr>
          <w:noProof/>
        </w:rPr>
        <w:fldChar w:fldCharType="separate"/>
      </w:r>
      <w:r w:rsidR="001C73A1">
        <w:rPr>
          <w:noProof/>
        </w:rPr>
        <w:t>2</w:t>
      </w:r>
      <w:r w:rsidR="00A400D5">
        <w:rPr>
          <w:noProof/>
        </w:rPr>
        <w:fldChar w:fldCharType="end"/>
      </w:r>
      <w:bookmarkEnd w:id="40"/>
      <w:r>
        <w:t xml:space="preserve"> - </w:t>
      </w:r>
      <w:r w:rsidRPr="004C2222">
        <w:t>Características do emissor/receptor infravermelho</w:t>
      </w:r>
      <w:bookmarkEnd w:id="41"/>
      <w:bookmarkEnd w:id="42"/>
    </w:p>
    <w:tbl>
      <w:tblPr>
        <w:tblStyle w:val="TabelaSimples51"/>
        <w:tblW w:w="0" w:type="auto"/>
        <w:jc w:val="center"/>
        <w:tblLook w:val="04A0" w:firstRow="1" w:lastRow="0" w:firstColumn="1" w:lastColumn="0" w:noHBand="0" w:noVBand="1"/>
      </w:tblPr>
      <w:tblGrid>
        <w:gridCol w:w="3544"/>
        <w:gridCol w:w="2126"/>
      </w:tblGrid>
      <w:tr w:rsidR="00CB73CB" w14:paraId="3A61CF87" w14:textId="77777777" w:rsidTr="00D57C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44" w:type="dxa"/>
          </w:tcPr>
          <w:p w14:paraId="2001881E" w14:textId="21511345" w:rsidR="00CB73CB" w:rsidRDefault="00551C78" w:rsidP="008C6657">
            <w:pPr>
              <w:ind w:firstLine="0"/>
              <w:jc w:val="center"/>
              <w:rPr>
                <w:lang w:eastAsia="pt-BR"/>
              </w:rPr>
            </w:pPr>
            <w:r>
              <w:rPr>
                <w:lang w:eastAsia="pt-BR"/>
              </w:rPr>
              <w:t>Característica</w:t>
            </w:r>
          </w:p>
        </w:tc>
        <w:tc>
          <w:tcPr>
            <w:tcW w:w="2126" w:type="dxa"/>
          </w:tcPr>
          <w:p w14:paraId="75CFA7B5" w14:textId="77777777" w:rsidR="00CB73CB" w:rsidRDefault="00CB73CB" w:rsidP="008C6657">
            <w:pPr>
              <w:ind w:firstLine="0"/>
              <w:jc w:val="center"/>
              <w:cnfStyle w:val="100000000000" w:firstRow="1" w:lastRow="0" w:firstColumn="0" w:lastColumn="0" w:oddVBand="0" w:evenVBand="0" w:oddHBand="0" w:evenHBand="0" w:firstRowFirstColumn="0" w:firstRowLastColumn="0" w:lastRowFirstColumn="0" w:lastRowLastColumn="0"/>
              <w:rPr>
                <w:lang w:eastAsia="pt-BR"/>
              </w:rPr>
            </w:pPr>
            <w:r>
              <w:rPr>
                <w:lang w:eastAsia="pt-BR"/>
              </w:rPr>
              <w:t>Valor</w:t>
            </w:r>
          </w:p>
        </w:tc>
      </w:tr>
      <w:tr w:rsidR="00CB73CB" w14:paraId="5581B398" w14:textId="77777777" w:rsidTr="00D57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Pr>
          <w:p w14:paraId="0846E53B" w14:textId="568A45A5" w:rsidR="00CB73CB" w:rsidRDefault="00EA35F3" w:rsidP="008C6657">
            <w:pPr>
              <w:ind w:firstLine="0"/>
              <w:jc w:val="left"/>
              <w:rPr>
                <w:lang w:eastAsia="pt-BR"/>
              </w:rPr>
            </w:pPr>
            <w:r>
              <w:rPr>
                <w:lang w:eastAsia="pt-BR"/>
              </w:rPr>
              <w:t>Diâmetro</w:t>
            </w:r>
          </w:p>
        </w:tc>
        <w:tc>
          <w:tcPr>
            <w:tcW w:w="2126" w:type="dxa"/>
          </w:tcPr>
          <w:p w14:paraId="22D4B71E" w14:textId="5460E3DC" w:rsidR="00CB73CB" w:rsidRDefault="00EA35F3" w:rsidP="008C6657">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5</w:t>
            </w:r>
            <w:r w:rsidR="00551C78">
              <w:rPr>
                <w:lang w:eastAsia="pt-BR"/>
              </w:rPr>
              <w:t xml:space="preserve"> </w:t>
            </w:r>
            <w:r>
              <w:rPr>
                <w:lang w:eastAsia="pt-BR"/>
              </w:rPr>
              <w:t>mm</w:t>
            </w:r>
          </w:p>
        </w:tc>
      </w:tr>
      <w:tr w:rsidR="00CB73CB" w14:paraId="49069F4E" w14:textId="77777777" w:rsidTr="00D57C83">
        <w:trPr>
          <w:jc w:val="center"/>
        </w:trPr>
        <w:tc>
          <w:tcPr>
            <w:cnfStyle w:val="001000000000" w:firstRow="0" w:lastRow="0" w:firstColumn="1" w:lastColumn="0" w:oddVBand="0" w:evenVBand="0" w:oddHBand="0" w:evenHBand="0" w:firstRowFirstColumn="0" w:firstRowLastColumn="0" w:lastRowFirstColumn="0" w:lastRowLastColumn="0"/>
            <w:tcW w:w="3544" w:type="dxa"/>
          </w:tcPr>
          <w:p w14:paraId="6BD3A2CF" w14:textId="1C6CA866" w:rsidR="00CB73CB" w:rsidRDefault="00D57C83" w:rsidP="008C6657">
            <w:pPr>
              <w:ind w:firstLine="0"/>
              <w:jc w:val="left"/>
              <w:rPr>
                <w:lang w:eastAsia="pt-BR"/>
              </w:rPr>
            </w:pPr>
            <w:r>
              <w:rPr>
                <w:lang w:eastAsia="pt-BR"/>
              </w:rPr>
              <w:t>Filtro</w:t>
            </w:r>
          </w:p>
        </w:tc>
        <w:tc>
          <w:tcPr>
            <w:tcW w:w="2126" w:type="dxa"/>
          </w:tcPr>
          <w:p w14:paraId="3119E22D" w14:textId="69D78637" w:rsidR="00CB73CB" w:rsidRDefault="00D57C83" w:rsidP="00D57C83">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Luz ambiente</w:t>
            </w:r>
          </w:p>
        </w:tc>
      </w:tr>
      <w:tr w:rsidR="00CB73CB" w14:paraId="5CF54370" w14:textId="77777777" w:rsidTr="00D57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Pr>
          <w:p w14:paraId="1E1A4DB4" w14:textId="529706A4" w:rsidR="00CB73CB" w:rsidRDefault="00D57C83" w:rsidP="008C6657">
            <w:pPr>
              <w:ind w:firstLine="0"/>
              <w:jc w:val="left"/>
              <w:rPr>
                <w:lang w:eastAsia="pt-BR"/>
              </w:rPr>
            </w:pPr>
            <w:r>
              <w:rPr>
                <w:lang w:eastAsia="pt-BR"/>
              </w:rPr>
              <w:t>Comprimento de onda emitida</w:t>
            </w:r>
          </w:p>
        </w:tc>
        <w:tc>
          <w:tcPr>
            <w:tcW w:w="2126" w:type="dxa"/>
          </w:tcPr>
          <w:p w14:paraId="7223A81D" w14:textId="2DD30901" w:rsidR="00CB73CB" w:rsidRDefault="00EA35F3" w:rsidP="00D57C83">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94</w:t>
            </w:r>
            <w:r w:rsidR="00D57C83">
              <w:rPr>
                <w:lang w:eastAsia="pt-BR"/>
              </w:rPr>
              <w:t>0</w:t>
            </w:r>
            <w:r w:rsidR="00551C78">
              <w:rPr>
                <w:lang w:eastAsia="pt-BR"/>
              </w:rPr>
              <w:t xml:space="preserve"> </w:t>
            </w:r>
            <w:proofErr w:type="spellStart"/>
            <w:r w:rsidR="00D57C83">
              <w:rPr>
                <w:lang w:eastAsia="pt-BR"/>
              </w:rPr>
              <w:t>nm</w:t>
            </w:r>
            <w:proofErr w:type="spellEnd"/>
          </w:p>
        </w:tc>
      </w:tr>
      <w:tr w:rsidR="00CB73CB" w14:paraId="68C44802" w14:textId="77777777" w:rsidTr="00D57C83">
        <w:trPr>
          <w:jc w:val="center"/>
        </w:trPr>
        <w:tc>
          <w:tcPr>
            <w:cnfStyle w:val="001000000000" w:firstRow="0" w:lastRow="0" w:firstColumn="1" w:lastColumn="0" w:oddVBand="0" w:evenVBand="0" w:oddHBand="0" w:evenHBand="0" w:firstRowFirstColumn="0" w:firstRowLastColumn="0" w:lastRowFirstColumn="0" w:lastRowLastColumn="0"/>
            <w:tcW w:w="3544" w:type="dxa"/>
          </w:tcPr>
          <w:p w14:paraId="482916E6" w14:textId="5FD7A615" w:rsidR="00CB73CB" w:rsidRDefault="00EA35F3" w:rsidP="008C6657">
            <w:pPr>
              <w:ind w:firstLine="0"/>
              <w:jc w:val="left"/>
              <w:rPr>
                <w:lang w:eastAsia="pt-BR"/>
              </w:rPr>
            </w:pPr>
            <w:r>
              <w:rPr>
                <w:lang w:eastAsia="pt-BR"/>
              </w:rPr>
              <w:t>Terminais</w:t>
            </w:r>
          </w:p>
        </w:tc>
        <w:tc>
          <w:tcPr>
            <w:tcW w:w="2126" w:type="dxa"/>
          </w:tcPr>
          <w:p w14:paraId="6B604F04" w14:textId="24C045EE" w:rsidR="00CB73CB" w:rsidRDefault="00EA35F3" w:rsidP="008C6657">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2</w:t>
            </w:r>
          </w:p>
        </w:tc>
      </w:tr>
      <w:tr w:rsidR="00EA35F3" w14:paraId="2E1EB5DE" w14:textId="77777777" w:rsidTr="00D57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Pr>
          <w:p w14:paraId="65D48591" w14:textId="218E760D" w:rsidR="00EA35F3" w:rsidRDefault="00EA35F3" w:rsidP="00EA35F3">
            <w:pPr>
              <w:ind w:firstLine="0"/>
              <w:jc w:val="left"/>
              <w:rPr>
                <w:lang w:eastAsia="pt-BR"/>
              </w:rPr>
            </w:pPr>
            <w:r w:rsidRPr="00EA35F3">
              <w:rPr>
                <w:lang w:eastAsia="pt-BR"/>
              </w:rPr>
              <w:t>Tensão de operação</w:t>
            </w:r>
          </w:p>
        </w:tc>
        <w:tc>
          <w:tcPr>
            <w:tcW w:w="2126" w:type="dxa"/>
          </w:tcPr>
          <w:p w14:paraId="2514E840" w14:textId="2A29BD0A" w:rsidR="00EA35F3" w:rsidRDefault="00EA35F3" w:rsidP="008C6657">
            <w:pPr>
              <w:keepNext/>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 xml:space="preserve">1,2 </w:t>
            </w:r>
            <w:proofErr w:type="gramStart"/>
            <w:r>
              <w:rPr>
                <w:lang w:eastAsia="pt-BR"/>
              </w:rPr>
              <w:t>à</w:t>
            </w:r>
            <w:proofErr w:type="gramEnd"/>
            <w:r>
              <w:rPr>
                <w:lang w:eastAsia="pt-BR"/>
              </w:rPr>
              <w:t xml:space="preserve"> 1,4V</w:t>
            </w:r>
          </w:p>
        </w:tc>
      </w:tr>
    </w:tbl>
    <w:p w14:paraId="5E83BBF9" w14:textId="0C19E44D" w:rsidR="00CD148C" w:rsidRDefault="00C91CD0" w:rsidP="00C91CD0">
      <w:pPr>
        <w:pStyle w:val="Subttulolegenda"/>
      </w:pPr>
      <w:r>
        <w:br/>
        <w:t xml:space="preserve">Fonte: Extraído de </w:t>
      </w:r>
      <w:r w:rsidRPr="00C91CD0">
        <w:t>EVERLIGHT ELECTRONICS CO., LTDA</w:t>
      </w:r>
      <w:r>
        <w:t>, 2005</w:t>
      </w:r>
    </w:p>
    <w:p w14:paraId="446BC86B" w14:textId="5A9389D7" w:rsidR="00D5702C" w:rsidRDefault="00D5702C" w:rsidP="00D5702C">
      <w:pPr>
        <w:ind w:firstLine="0"/>
        <w:jc w:val="both"/>
        <w:rPr>
          <w:lang w:eastAsia="pt-BR"/>
        </w:rPr>
      </w:pPr>
      <w:r>
        <w:rPr>
          <w:lang w:eastAsia="pt-BR"/>
        </w:rPr>
        <w:t>O fotodiodo pode operar de duas formas. No modo fotovoltaico é gerada uma diferença de potencial entre os terminais</w:t>
      </w:r>
      <w:r w:rsidR="00B73D9D">
        <w:rPr>
          <w:lang w:eastAsia="pt-BR"/>
        </w:rPr>
        <w:t xml:space="preserve"> quando submetido</w:t>
      </w:r>
      <w:r w:rsidR="00574E84">
        <w:rPr>
          <w:lang w:eastAsia="pt-BR"/>
        </w:rPr>
        <w:t xml:space="preserve"> à uma fonte de luz</w:t>
      </w:r>
      <w:r>
        <w:rPr>
          <w:lang w:eastAsia="pt-BR"/>
        </w:rPr>
        <w:t>.</w:t>
      </w:r>
      <w:r w:rsidR="00574E84">
        <w:rPr>
          <w:lang w:eastAsia="pt-BR"/>
        </w:rPr>
        <w:t xml:space="preserve"> </w:t>
      </w:r>
      <w:r>
        <w:rPr>
          <w:lang w:eastAsia="pt-BR"/>
        </w:rPr>
        <w:t>No modo fotocondutivo</w:t>
      </w:r>
      <w:r w:rsidR="00574E84">
        <w:rPr>
          <w:lang w:eastAsia="pt-BR"/>
        </w:rPr>
        <w:t xml:space="preserve"> é utilizada a polarização reversa sendo gerada uma corrente inversa.</w:t>
      </w:r>
    </w:p>
    <w:p w14:paraId="5858095B" w14:textId="77777777" w:rsidR="00D5702C" w:rsidRPr="00CD148C" w:rsidRDefault="00D5702C" w:rsidP="00D5702C">
      <w:pPr>
        <w:pStyle w:val="Subttulolegenda"/>
        <w:jc w:val="left"/>
      </w:pPr>
    </w:p>
    <w:p w14:paraId="161A5F1D" w14:textId="1945D881" w:rsidR="009C29B4" w:rsidRDefault="004B0058" w:rsidP="000F25EF">
      <w:pPr>
        <w:pStyle w:val="Ttulo2"/>
      </w:pPr>
      <w:bookmarkStart w:id="43" w:name="_Toc511807597"/>
      <w:r>
        <w:t>AMPLIFICADOR DE SINAL</w:t>
      </w:r>
      <w:bookmarkEnd w:id="43"/>
    </w:p>
    <w:p w14:paraId="7D8A953E" w14:textId="4C2392EE" w:rsidR="00551C78" w:rsidRDefault="00551C78" w:rsidP="006E7B2C">
      <w:pPr>
        <w:jc w:val="both"/>
        <w:rPr>
          <w:lang w:eastAsia="pt-BR"/>
        </w:rPr>
      </w:pPr>
      <w:r>
        <w:rPr>
          <w:lang w:eastAsia="pt-BR"/>
        </w:rPr>
        <w:t>O elemento de circuito ativo chamado amplificador operacional pode ser considerado um amplificador de tensão de alto ganho.</w:t>
      </w:r>
    </w:p>
    <w:p w14:paraId="09F56A37" w14:textId="05D2A20A" w:rsidR="00A51F2B" w:rsidRDefault="003D56F2" w:rsidP="00A51F2B">
      <w:pPr>
        <w:jc w:val="both"/>
        <w:rPr>
          <w:lang w:eastAsia="pt-BR"/>
        </w:rPr>
      </w:pPr>
      <w:r>
        <w:rPr>
          <w:lang w:eastAsia="pt-BR"/>
        </w:rPr>
        <w:t>Um filtro passa-faixa ativo, formado por associações de resistores,</w:t>
      </w:r>
      <w:r w:rsidR="006E7B2C">
        <w:rPr>
          <w:lang w:eastAsia="pt-BR"/>
        </w:rPr>
        <w:t xml:space="preserve"> </w:t>
      </w:r>
      <w:r>
        <w:rPr>
          <w:lang w:eastAsia="pt-BR"/>
        </w:rPr>
        <w:t>capacitores e amplificadores operacionais, pode ser obtido através do</w:t>
      </w:r>
      <w:r w:rsidR="006E7B2C">
        <w:rPr>
          <w:lang w:eastAsia="pt-BR"/>
        </w:rPr>
        <w:t xml:space="preserve"> </w:t>
      </w:r>
      <w:proofErr w:type="spellStart"/>
      <w:r>
        <w:rPr>
          <w:lang w:eastAsia="pt-BR"/>
        </w:rPr>
        <w:t>cascateamento</w:t>
      </w:r>
      <w:proofErr w:type="spellEnd"/>
      <w:r>
        <w:rPr>
          <w:lang w:eastAsia="pt-BR"/>
        </w:rPr>
        <w:t xml:space="preserve"> de um filtro </w:t>
      </w:r>
      <w:proofErr w:type="spellStart"/>
      <w:r>
        <w:rPr>
          <w:lang w:eastAsia="pt-BR"/>
        </w:rPr>
        <w:t>passa-baixas</w:t>
      </w:r>
      <w:proofErr w:type="spellEnd"/>
      <w:r>
        <w:rPr>
          <w:lang w:eastAsia="pt-BR"/>
        </w:rPr>
        <w:t xml:space="preserve">, </w:t>
      </w:r>
      <w:proofErr w:type="spellStart"/>
      <w:r>
        <w:rPr>
          <w:lang w:eastAsia="pt-BR"/>
        </w:rPr>
        <w:t>passa-altas</w:t>
      </w:r>
      <w:proofErr w:type="spellEnd"/>
      <w:r>
        <w:rPr>
          <w:lang w:eastAsia="pt-BR"/>
        </w:rPr>
        <w:t xml:space="preserve"> e inversor</w:t>
      </w:r>
      <w:r w:rsidR="00A51F2B">
        <w:rPr>
          <w:lang w:eastAsia="pt-BR"/>
        </w:rPr>
        <w:t xml:space="preserve"> como mostrado na </w:t>
      </w:r>
      <w:r w:rsidR="00A51F2B">
        <w:rPr>
          <w:lang w:eastAsia="pt-BR"/>
        </w:rPr>
        <w:fldChar w:fldCharType="begin"/>
      </w:r>
      <w:r w:rsidR="00A51F2B">
        <w:rPr>
          <w:lang w:eastAsia="pt-BR"/>
        </w:rPr>
        <w:instrText xml:space="preserve"> REF _Ref510957572 \h </w:instrText>
      </w:r>
      <w:r w:rsidR="00A51F2B">
        <w:rPr>
          <w:lang w:eastAsia="pt-BR"/>
        </w:rPr>
      </w:r>
      <w:r w:rsidR="00A51F2B">
        <w:rPr>
          <w:lang w:eastAsia="pt-BR"/>
        </w:rPr>
        <w:fldChar w:fldCharType="separate"/>
      </w:r>
      <w:r w:rsidR="007D3B9F">
        <w:t xml:space="preserve">Figura </w:t>
      </w:r>
      <w:r w:rsidR="007D3B9F">
        <w:rPr>
          <w:noProof/>
        </w:rPr>
        <w:t>9</w:t>
      </w:r>
      <w:r w:rsidR="00A51F2B">
        <w:rPr>
          <w:lang w:eastAsia="pt-BR"/>
        </w:rPr>
        <w:fldChar w:fldCharType="end"/>
      </w:r>
      <w:r w:rsidR="006E7B2C">
        <w:rPr>
          <w:lang w:eastAsia="pt-BR"/>
        </w:rPr>
        <w:t xml:space="preserve"> abaixo</w:t>
      </w:r>
      <w:r w:rsidR="00F050AD">
        <w:rPr>
          <w:lang w:eastAsia="pt-BR"/>
        </w:rPr>
        <w:t xml:space="preserve"> </w:t>
      </w:r>
      <w:sdt>
        <w:sdtPr>
          <w:rPr>
            <w:lang w:eastAsia="pt-BR"/>
          </w:rPr>
          <w:id w:val="213167987"/>
          <w:citation/>
        </w:sdtPr>
        <w:sdtContent>
          <w:r w:rsidR="00F050AD">
            <w:rPr>
              <w:lang w:eastAsia="pt-BR"/>
            </w:rPr>
            <w:fldChar w:fldCharType="begin"/>
          </w:r>
          <w:r w:rsidR="00F050AD">
            <w:rPr>
              <w:lang w:eastAsia="pt-BR"/>
            </w:rPr>
            <w:instrText xml:space="preserve"> CITATION ALE03 \l 1046 </w:instrText>
          </w:r>
          <w:r w:rsidR="00F050AD">
            <w:rPr>
              <w:lang w:eastAsia="pt-BR"/>
            </w:rPr>
            <w:fldChar w:fldCharType="separate"/>
          </w:r>
          <w:r w:rsidR="003545F7">
            <w:rPr>
              <w:noProof/>
              <w:lang w:eastAsia="pt-BR"/>
            </w:rPr>
            <w:t>(ALEXANDER e SADIKU, 2003)</w:t>
          </w:r>
          <w:r w:rsidR="00F050AD">
            <w:rPr>
              <w:lang w:eastAsia="pt-BR"/>
            </w:rPr>
            <w:fldChar w:fldCharType="end"/>
          </w:r>
        </w:sdtContent>
      </w:sdt>
      <w:r>
        <w:rPr>
          <w:lang w:eastAsia="pt-BR"/>
        </w:rPr>
        <w:t>.</w:t>
      </w:r>
    </w:p>
    <w:p w14:paraId="393CCA46" w14:textId="24E57A52" w:rsidR="00A51F2B" w:rsidRDefault="00A51F2B" w:rsidP="00A51F2B">
      <w:pPr>
        <w:pStyle w:val="Legenda"/>
        <w:keepNext/>
        <w:jc w:val="center"/>
      </w:pPr>
      <w:bookmarkStart w:id="44" w:name="_Ref510957572"/>
      <w:bookmarkStart w:id="45" w:name="_Ref510957567"/>
      <w:bookmarkStart w:id="46" w:name="_Toc511807138"/>
      <w:r>
        <w:lastRenderedPageBreak/>
        <w:t xml:space="preserve">Figura </w:t>
      </w:r>
      <w:r w:rsidR="00063F83">
        <w:fldChar w:fldCharType="begin"/>
      </w:r>
      <w:r w:rsidR="00063F83">
        <w:instrText xml:space="preserve"> SEQ Figura \* ARABIC </w:instrText>
      </w:r>
      <w:r w:rsidR="00063F83">
        <w:fldChar w:fldCharType="separate"/>
      </w:r>
      <w:r w:rsidR="004A345E">
        <w:rPr>
          <w:noProof/>
        </w:rPr>
        <w:t>9</w:t>
      </w:r>
      <w:r w:rsidR="00063F83">
        <w:fldChar w:fldCharType="end"/>
      </w:r>
      <w:bookmarkEnd w:id="44"/>
      <w:r>
        <w:t xml:space="preserve"> - </w:t>
      </w:r>
      <w:r w:rsidRPr="00300256">
        <w:t>Filtro passa-faixa ativo.</w:t>
      </w:r>
      <w:bookmarkEnd w:id="45"/>
      <w:bookmarkEnd w:id="46"/>
    </w:p>
    <w:p w14:paraId="059D4577" w14:textId="3F1C26BF" w:rsidR="00A51F2B" w:rsidRDefault="003D56F2" w:rsidP="00A51F2B">
      <w:pPr>
        <w:pStyle w:val="Subttulolegenda"/>
        <w:rPr>
          <w:lang w:eastAsia="en-US"/>
        </w:rPr>
      </w:pPr>
      <w:r>
        <w:rPr>
          <w:noProof/>
        </w:rPr>
        <w:drawing>
          <wp:inline distT="0" distB="0" distL="0" distR="0" wp14:anchorId="55EB6767" wp14:editId="2169958F">
            <wp:extent cx="4522894" cy="2491740"/>
            <wp:effectExtent l="0" t="0" r="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1826" cy="2496661"/>
                    </a:xfrm>
                    <a:prstGeom prst="rect">
                      <a:avLst/>
                    </a:prstGeom>
                  </pic:spPr>
                </pic:pic>
              </a:graphicData>
            </a:graphic>
          </wp:inline>
        </w:drawing>
      </w:r>
      <w:r w:rsidR="00A51F2B">
        <w:br/>
      </w:r>
      <w:r w:rsidR="00A51F2B">
        <w:rPr>
          <w:lang w:eastAsia="en-US"/>
        </w:rPr>
        <w:t>Fonte: Extraído de ALEXANDER, 2003.</w:t>
      </w:r>
    </w:p>
    <w:p w14:paraId="6323D7E0" w14:textId="77777777" w:rsidR="00A133F2" w:rsidRDefault="00A133F2" w:rsidP="00A133F2">
      <w:r>
        <w:t>A função de transferência pode ser obtida por:</w:t>
      </w:r>
    </w:p>
    <w:p w14:paraId="711D9B6B" w14:textId="77777777" w:rsidR="00A133F2" w:rsidRPr="006E7B2C" w:rsidRDefault="00A133F2" w:rsidP="00A133F2">
      <w:pPr>
        <w:ind w:firstLine="0"/>
        <w:rPr>
          <w:rFonts w:eastAsiaTheme="minorEastAsia"/>
          <w:sz w:val="23"/>
          <w:szCs w:val="23"/>
        </w:rPr>
      </w:pPr>
      <m:oMathPara>
        <m:oMath>
          <m:r>
            <w:rPr>
              <w:rFonts w:ascii="Cambria Math" w:hAnsi="Cambria Math"/>
              <w:sz w:val="23"/>
              <w:szCs w:val="23"/>
            </w:rPr>
            <m:t>H</m:t>
          </m:r>
          <m:d>
            <m:dPr>
              <m:ctrlPr>
                <w:rPr>
                  <w:rFonts w:ascii="Cambria Math" w:hAnsi="Cambria Math"/>
                  <w:i/>
                  <w:sz w:val="23"/>
                  <w:szCs w:val="23"/>
                </w:rPr>
              </m:ctrlPr>
            </m:dPr>
            <m:e>
              <m:r>
                <w:rPr>
                  <w:rFonts w:ascii="Cambria Math" w:hAnsi="Cambria Math"/>
                  <w:sz w:val="23"/>
                  <w:szCs w:val="23"/>
                </w:rPr>
                <m:t>ω</m:t>
              </m:r>
            </m:e>
          </m:d>
          <m:r>
            <w:rPr>
              <w:rFonts w:ascii="Cambria Math" w:hAnsi="Cambria Math"/>
              <w:sz w:val="23"/>
              <w:szCs w:val="23"/>
            </w:rPr>
            <m:t xml:space="preserve">= </m:t>
          </m:r>
          <m:f>
            <m:fPr>
              <m:ctrlPr>
                <w:rPr>
                  <w:rFonts w:ascii="Cambria Math" w:hAnsi="Cambria Math"/>
                  <w:i/>
                  <w:sz w:val="23"/>
                  <w:szCs w:val="23"/>
                </w:rPr>
              </m:ctrlPr>
            </m:fPr>
            <m:num>
              <m:r>
                <w:rPr>
                  <w:rFonts w:ascii="Cambria Math" w:hAnsi="Cambria Math"/>
                  <w:sz w:val="23"/>
                  <w:szCs w:val="23"/>
                </w:rPr>
                <m:t>-</m:t>
              </m:r>
              <m:sSub>
                <m:sSubPr>
                  <m:ctrlPr>
                    <w:rPr>
                      <w:rFonts w:ascii="Cambria Math" w:hAnsi="Cambria Math"/>
                      <w:i/>
                      <w:sz w:val="23"/>
                      <w:szCs w:val="23"/>
                    </w:rPr>
                  </m:ctrlPr>
                </m:sSubPr>
                <m:e>
                  <m:r>
                    <w:rPr>
                      <w:rFonts w:ascii="Cambria Math" w:hAnsi="Cambria Math"/>
                      <w:sz w:val="23"/>
                      <w:szCs w:val="23"/>
                    </w:rPr>
                    <m:t>R</m:t>
                  </m:r>
                </m:e>
                <m:sub>
                  <m:r>
                    <w:rPr>
                      <w:rFonts w:ascii="Cambria Math" w:hAnsi="Cambria Math"/>
                      <w:sz w:val="23"/>
                      <w:szCs w:val="23"/>
                    </w:rPr>
                    <m:t>f</m:t>
                  </m:r>
                </m:sub>
              </m:sSub>
            </m:num>
            <m:den>
              <m:sSub>
                <m:sSubPr>
                  <m:ctrlPr>
                    <w:rPr>
                      <w:rFonts w:ascii="Cambria Math" w:hAnsi="Cambria Math"/>
                      <w:i/>
                      <w:sz w:val="23"/>
                      <w:szCs w:val="23"/>
                    </w:rPr>
                  </m:ctrlPr>
                </m:sSubPr>
                <m:e>
                  <m:r>
                    <w:rPr>
                      <w:rFonts w:ascii="Cambria Math" w:hAnsi="Cambria Math"/>
                      <w:sz w:val="23"/>
                      <w:szCs w:val="23"/>
                    </w:rPr>
                    <m:t>R</m:t>
                  </m:r>
                </m:e>
                <m:sub>
                  <m:r>
                    <w:rPr>
                      <w:rFonts w:ascii="Cambria Math" w:hAnsi="Cambria Math"/>
                      <w:sz w:val="23"/>
                      <w:szCs w:val="23"/>
                    </w:rPr>
                    <m:t>i</m:t>
                  </m:r>
                </m:sub>
              </m:sSub>
            </m:den>
          </m:f>
          <m:r>
            <w:rPr>
              <w:rFonts w:ascii="Cambria Math" w:hAnsi="Cambria Math"/>
              <w:sz w:val="23"/>
              <w:szCs w:val="23"/>
            </w:rPr>
            <m:t xml:space="preserve"> </m:t>
          </m:r>
          <m:f>
            <m:fPr>
              <m:ctrlPr>
                <w:rPr>
                  <w:rFonts w:ascii="Cambria Math" w:hAnsi="Cambria Math"/>
                  <w:i/>
                  <w:sz w:val="23"/>
                  <w:szCs w:val="23"/>
                </w:rPr>
              </m:ctrlPr>
            </m:fPr>
            <m:num>
              <m:r>
                <w:rPr>
                  <w:rFonts w:ascii="Cambria Math" w:hAnsi="Cambria Math"/>
                  <w:sz w:val="23"/>
                  <w:szCs w:val="23"/>
                </w:rPr>
                <m:t>1</m:t>
              </m:r>
            </m:num>
            <m:den>
              <m:r>
                <w:rPr>
                  <w:rFonts w:ascii="Cambria Math" w:hAnsi="Cambria Math"/>
                  <w:sz w:val="23"/>
                  <w:szCs w:val="23"/>
                </w:rPr>
                <m:t>1+jω</m:t>
              </m:r>
              <m:sSub>
                <m:sSubPr>
                  <m:ctrlPr>
                    <w:rPr>
                      <w:rFonts w:ascii="Cambria Math" w:hAnsi="Cambria Math"/>
                      <w:i/>
                      <w:sz w:val="23"/>
                      <w:szCs w:val="23"/>
                    </w:rPr>
                  </m:ctrlPr>
                </m:sSubPr>
                <m:e>
                  <m:r>
                    <w:rPr>
                      <w:rFonts w:ascii="Cambria Math" w:hAnsi="Cambria Math"/>
                      <w:sz w:val="23"/>
                      <w:szCs w:val="23"/>
                    </w:rPr>
                    <m:t>C</m:t>
                  </m:r>
                </m:e>
                <m:sub>
                  <m:r>
                    <w:rPr>
                      <w:rFonts w:ascii="Cambria Math" w:hAnsi="Cambria Math"/>
                      <w:sz w:val="23"/>
                      <w:szCs w:val="23"/>
                    </w:rPr>
                    <m:t>1</m:t>
                  </m:r>
                </m:sub>
              </m:sSub>
              <m:r>
                <w:rPr>
                  <w:rFonts w:ascii="Cambria Math" w:hAnsi="Cambria Math"/>
                  <w:sz w:val="23"/>
                  <w:szCs w:val="23"/>
                </w:rPr>
                <m:t>R</m:t>
              </m:r>
            </m:den>
          </m:f>
          <m:r>
            <w:rPr>
              <w:rFonts w:ascii="Cambria Math" w:hAnsi="Cambria Math"/>
              <w:sz w:val="23"/>
              <w:szCs w:val="23"/>
            </w:rPr>
            <m:t xml:space="preserve"> </m:t>
          </m:r>
          <m:f>
            <m:fPr>
              <m:ctrlPr>
                <w:rPr>
                  <w:rFonts w:ascii="Cambria Math" w:hAnsi="Cambria Math"/>
                  <w:i/>
                  <w:sz w:val="23"/>
                  <w:szCs w:val="23"/>
                </w:rPr>
              </m:ctrlPr>
            </m:fPr>
            <m:num>
              <m:r>
                <w:rPr>
                  <w:rFonts w:ascii="Cambria Math" w:hAnsi="Cambria Math"/>
                  <w:sz w:val="23"/>
                  <w:szCs w:val="23"/>
                </w:rPr>
                <m:t>jω</m:t>
              </m:r>
              <m:sSub>
                <m:sSubPr>
                  <m:ctrlPr>
                    <w:rPr>
                      <w:rFonts w:ascii="Cambria Math" w:hAnsi="Cambria Math"/>
                      <w:i/>
                      <w:sz w:val="23"/>
                      <w:szCs w:val="23"/>
                    </w:rPr>
                  </m:ctrlPr>
                </m:sSubPr>
                <m:e>
                  <m:r>
                    <w:rPr>
                      <w:rFonts w:ascii="Cambria Math" w:hAnsi="Cambria Math"/>
                      <w:sz w:val="23"/>
                      <w:szCs w:val="23"/>
                    </w:rPr>
                    <m:t>C</m:t>
                  </m:r>
                </m:e>
                <m:sub>
                  <m:r>
                    <w:rPr>
                      <w:rFonts w:ascii="Cambria Math" w:hAnsi="Cambria Math"/>
                      <w:sz w:val="23"/>
                      <w:szCs w:val="23"/>
                    </w:rPr>
                    <m:t>2</m:t>
                  </m:r>
                </m:sub>
              </m:sSub>
              <m:r>
                <w:rPr>
                  <w:rFonts w:ascii="Cambria Math" w:hAnsi="Cambria Math"/>
                  <w:sz w:val="23"/>
                  <w:szCs w:val="23"/>
                </w:rPr>
                <m:t>R</m:t>
              </m:r>
            </m:num>
            <m:den>
              <m:r>
                <w:rPr>
                  <w:rFonts w:ascii="Cambria Math" w:hAnsi="Cambria Math"/>
                  <w:sz w:val="23"/>
                  <w:szCs w:val="23"/>
                </w:rPr>
                <m:t>1+jω</m:t>
              </m:r>
              <m:sSub>
                <m:sSubPr>
                  <m:ctrlPr>
                    <w:rPr>
                      <w:rFonts w:ascii="Cambria Math" w:hAnsi="Cambria Math"/>
                      <w:i/>
                      <w:sz w:val="23"/>
                      <w:szCs w:val="23"/>
                    </w:rPr>
                  </m:ctrlPr>
                </m:sSubPr>
                <m:e>
                  <m:r>
                    <w:rPr>
                      <w:rFonts w:ascii="Cambria Math" w:hAnsi="Cambria Math"/>
                      <w:sz w:val="23"/>
                      <w:szCs w:val="23"/>
                    </w:rPr>
                    <m:t>C</m:t>
                  </m:r>
                </m:e>
                <m:sub>
                  <m:r>
                    <w:rPr>
                      <w:rFonts w:ascii="Cambria Math" w:hAnsi="Cambria Math"/>
                      <w:sz w:val="23"/>
                      <w:szCs w:val="23"/>
                    </w:rPr>
                    <m:t>2</m:t>
                  </m:r>
                </m:sub>
              </m:sSub>
              <m:r>
                <w:rPr>
                  <w:rFonts w:ascii="Cambria Math" w:hAnsi="Cambria Math"/>
                  <w:sz w:val="23"/>
                  <w:szCs w:val="23"/>
                </w:rPr>
                <m:t>R</m:t>
              </m:r>
            </m:den>
          </m:f>
        </m:oMath>
      </m:oMathPara>
    </w:p>
    <w:p w14:paraId="17E0390E" w14:textId="77777777" w:rsidR="00A133F2" w:rsidRDefault="00A133F2" w:rsidP="00A133F2">
      <w:r>
        <w:t>A frequencia central, definida por:</w:t>
      </w:r>
    </w:p>
    <w:p w14:paraId="0FF99831" w14:textId="77777777" w:rsidR="00A133F2" w:rsidRPr="006E7B2C" w:rsidRDefault="0072751D" w:rsidP="00A133F2">
      <w:pPr>
        <w:ind w:firstLine="0"/>
        <w:rPr>
          <w:rFonts w:eastAsiaTheme="minorEastAsia"/>
          <w:sz w:val="23"/>
          <w:szCs w:val="23"/>
        </w:rPr>
      </w:pPr>
      <m:oMathPara>
        <m:oMath>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0</m:t>
              </m:r>
            </m:sub>
          </m:sSub>
          <m:r>
            <w:rPr>
              <w:rFonts w:ascii="Cambria Math" w:hAnsi="Cambria Math"/>
              <w:sz w:val="23"/>
              <w:szCs w:val="23"/>
            </w:rPr>
            <m:t xml:space="preserve">= </m:t>
          </m:r>
          <m:rad>
            <m:radPr>
              <m:degHide m:val="1"/>
              <m:ctrlPr>
                <w:rPr>
                  <w:rFonts w:ascii="Cambria Math" w:hAnsi="Cambria Math"/>
                  <w:i/>
                  <w:sz w:val="23"/>
                  <w:szCs w:val="23"/>
                </w:rPr>
              </m:ctrlPr>
            </m:radPr>
            <m:deg/>
            <m:e>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1</m:t>
                  </m:r>
                </m:sub>
              </m:sSub>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2</m:t>
                  </m:r>
                </m:sub>
              </m:sSub>
            </m:e>
          </m:rad>
        </m:oMath>
      </m:oMathPara>
    </w:p>
    <w:p w14:paraId="75505BED" w14:textId="77777777" w:rsidR="00A133F2" w:rsidRDefault="00A133F2" w:rsidP="00A133F2">
      <w:r>
        <w:t>A largura de banda é obtida por:</w:t>
      </w:r>
    </w:p>
    <w:p w14:paraId="26E381EB" w14:textId="77777777" w:rsidR="00A133F2" w:rsidRPr="00A133F2" w:rsidRDefault="00A133F2" w:rsidP="00A133F2">
      <w:pPr>
        <w:ind w:firstLine="0"/>
        <w:rPr>
          <w:rFonts w:eastAsiaTheme="minorEastAsia"/>
          <w:sz w:val="23"/>
          <w:szCs w:val="23"/>
        </w:rPr>
      </w:pPr>
      <m:oMathPara>
        <m:oMath>
          <m:r>
            <w:rPr>
              <w:rFonts w:ascii="Cambria Math" w:hAnsi="Cambria Math"/>
              <w:sz w:val="23"/>
              <w:szCs w:val="23"/>
            </w:rPr>
            <m:t>B=</m:t>
          </m:r>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1</m:t>
              </m:r>
            </m:sub>
          </m:sSub>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2</m:t>
              </m:r>
            </m:sub>
          </m:sSub>
          <m:r>
            <w:rPr>
              <w:rFonts w:ascii="Cambria Math" w:hAnsi="Cambria Math"/>
              <w:sz w:val="23"/>
              <w:szCs w:val="23"/>
            </w:rPr>
            <m:t xml:space="preserve"> </m:t>
          </m:r>
        </m:oMath>
      </m:oMathPara>
    </w:p>
    <w:p w14:paraId="3607462D" w14:textId="357638F5" w:rsidR="00A133F2" w:rsidRDefault="00A133F2" w:rsidP="00A133F2">
      <w:pPr>
        <w:jc w:val="both"/>
        <w:rPr>
          <w:rFonts w:eastAsiaTheme="minorEastAsia"/>
          <w:sz w:val="23"/>
          <w:szCs w:val="23"/>
        </w:rPr>
      </w:pPr>
      <w:r>
        <w:t xml:space="preserve">Onde </w:t>
      </w:r>
      <m:oMath>
        <m:r>
          <w:rPr>
            <w:rFonts w:ascii="Cambria Math" w:hAnsi="Cambria Math"/>
          </w:rPr>
          <m:t xml:space="preserve">R,  </m:t>
        </m:r>
        <m:sSub>
          <m:sSubPr>
            <m:ctrlPr>
              <w:rPr>
                <w:rFonts w:ascii="Cambria Math" w:hAnsi="Cambria Math"/>
                <w:i/>
                <w:sz w:val="23"/>
                <w:szCs w:val="23"/>
              </w:rPr>
            </m:ctrlPr>
          </m:sSubPr>
          <m:e>
            <m:r>
              <w:rPr>
                <w:rFonts w:ascii="Cambria Math" w:hAnsi="Cambria Math"/>
                <w:sz w:val="23"/>
                <w:szCs w:val="23"/>
              </w:rPr>
              <m:t>R</m:t>
            </m:r>
          </m:e>
          <m:sub>
            <m:r>
              <w:rPr>
                <w:rFonts w:ascii="Cambria Math" w:hAnsi="Cambria Math"/>
                <w:sz w:val="23"/>
                <w:szCs w:val="23"/>
              </w:rPr>
              <m:t>f</m:t>
            </m:r>
          </m:sub>
        </m:sSub>
        <m:r>
          <w:rPr>
            <w:rFonts w:ascii="Cambria Math" w:hAnsi="Cambria Math"/>
            <w:sz w:val="23"/>
            <w:szCs w:val="23"/>
          </w:rPr>
          <m:t xml:space="preserve"> e </m:t>
        </m:r>
        <m:sSub>
          <m:sSubPr>
            <m:ctrlPr>
              <w:rPr>
                <w:rFonts w:ascii="Cambria Math" w:hAnsi="Cambria Math"/>
                <w:i/>
                <w:sz w:val="23"/>
                <w:szCs w:val="23"/>
              </w:rPr>
            </m:ctrlPr>
          </m:sSubPr>
          <m:e>
            <m:r>
              <w:rPr>
                <w:rFonts w:ascii="Cambria Math" w:hAnsi="Cambria Math"/>
                <w:sz w:val="23"/>
                <w:szCs w:val="23"/>
              </w:rPr>
              <m:t>R</m:t>
            </m:r>
          </m:e>
          <m:sub>
            <m:r>
              <w:rPr>
                <w:rFonts w:ascii="Cambria Math" w:hAnsi="Cambria Math"/>
                <w:sz w:val="23"/>
                <w:szCs w:val="23"/>
              </w:rPr>
              <m:t>i</m:t>
            </m:r>
          </m:sub>
        </m:sSub>
      </m:oMath>
      <w:r>
        <w:rPr>
          <w:rFonts w:eastAsiaTheme="minorEastAsia"/>
          <w:sz w:val="23"/>
          <w:szCs w:val="23"/>
        </w:rPr>
        <w:t xml:space="preserve"> são resistências em ohms. </w:t>
      </w:r>
      <m:oMath>
        <m:r>
          <w:rPr>
            <w:rFonts w:ascii="Cambria Math" w:hAnsi="Cambria Math"/>
            <w:sz w:val="23"/>
            <w:szCs w:val="23"/>
          </w:rPr>
          <m:t xml:space="preserve"> </m:t>
        </m:r>
        <m:sSub>
          <m:sSubPr>
            <m:ctrlPr>
              <w:rPr>
                <w:rFonts w:ascii="Cambria Math" w:hAnsi="Cambria Math"/>
                <w:i/>
                <w:sz w:val="23"/>
                <w:szCs w:val="23"/>
              </w:rPr>
            </m:ctrlPr>
          </m:sSubPr>
          <m:e>
            <m:r>
              <w:rPr>
                <w:rFonts w:ascii="Cambria Math" w:hAnsi="Cambria Math"/>
                <w:sz w:val="23"/>
                <w:szCs w:val="23"/>
              </w:rPr>
              <m:t>C</m:t>
            </m:r>
          </m:e>
          <m:sub>
            <m:r>
              <w:rPr>
                <w:rFonts w:ascii="Cambria Math" w:hAnsi="Cambria Math"/>
                <w:sz w:val="23"/>
                <w:szCs w:val="23"/>
              </w:rPr>
              <m:t>1</m:t>
            </m:r>
          </m:sub>
        </m:sSub>
        <m:r>
          <w:rPr>
            <w:rFonts w:ascii="Cambria Math" w:hAnsi="Cambria Math"/>
            <w:sz w:val="23"/>
            <w:szCs w:val="23"/>
          </w:rPr>
          <m:t xml:space="preserve"> e </m:t>
        </m:r>
        <m:sSub>
          <m:sSubPr>
            <m:ctrlPr>
              <w:rPr>
                <w:rFonts w:ascii="Cambria Math" w:hAnsi="Cambria Math"/>
                <w:i/>
                <w:sz w:val="23"/>
                <w:szCs w:val="23"/>
              </w:rPr>
            </m:ctrlPr>
          </m:sSubPr>
          <m:e>
            <m:r>
              <w:rPr>
                <w:rFonts w:ascii="Cambria Math" w:hAnsi="Cambria Math"/>
                <w:sz w:val="23"/>
                <w:szCs w:val="23"/>
              </w:rPr>
              <m:t>C</m:t>
            </m:r>
          </m:e>
          <m:sub>
            <m:r>
              <w:rPr>
                <w:rFonts w:ascii="Cambria Math" w:hAnsi="Cambria Math"/>
                <w:sz w:val="23"/>
                <w:szCs w:val="23"/>
              </w:rPr>
              <m:t>2</m:t>
            </m:r>
          </m:sub>
        </m:sSub>
      </m:oMath>
      <w:r>
        <w:rPr>
          <w:rFonts w:eastAsiaTheme="minorEastAsia"/>
          <w:sz w:val="23"/>
          <w:szCs w:val="23"/>
        </w:rPr>
        <w:t xml:space="preserve"> capacitâncias e co</w:t>
      </w:r>
      <w:proofErr w:type="spellStart"/>
      <w:r>
        <w:rPr>
          <w:rFonts w:eastAsiaTheme="minorEastAsia"/>
          <w:sz w:val="23"/>
          <w:szCs w:val="23"/>
        </w:rPr>
        <w:t>ulomb</w:t>
      </w:r>
      <w:proofErr w:type="spellEnd"/>
      <w:r>
        <w:rPr>
          <w:rFonts w:eastAsiaTheme="minorEastAsia"/>
          <w:sz w:val="23"/>
          <w:szCs w:val="23"/>
        </w:rPr>
        <w:t xml:space="preserve">. As frequências  </w:t>
      </w:r>
      <m:oMath>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0</m:t>
            </m:r>
          </m:sub>
        </m:sSub>
        <m:r>
          <w:rPr>
            <w:rFonts w:ascii="Cambria Math" w:eastAsiaTheme="minorEastAsia" w:hAnsi="Cambria Math"/>
            <w:sz w:val="23"/>
            <w:szCs w:val="23"/>
          </w:rPr>
          <m:t xml:space="preserve">, </m:t>
        </m:r>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1</m:t>
            </m:r>
          </m:sub>
        </m:sSub>
        <m:r>
          <w:rPr>
            <w:rFonts w:ascii="Cambria Math" w:hAnsi="Cambria Math"/>
            <w:sz w:val="23"/>
            <w:szCs w:val="23"/>
          </w:rPr>
          <m:t xml:space="preserve"> e </m:t>
        </m:r>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2</m:t>
            </m:r>
          </m:sub>
        </m:sSub>
      </m:oMath>
      <w:r>
        <w:rPr>
          <w:rFonts w:eastAsiaTheme="minorEastAsia"/>
          <w:sz w:val="23"/>
          <w:szCs w:val="23"/>
        </w:rPr>
        <w:t xml:space="preserve">  são respectivamente: frequência central, superior e inferior da faixa, em Hz.</w:t>
      </w:r>
    </w:p>
    <w:p w14:paraId="1373D896" w14:textId="113D6FC2" w:rsidR="00D0127C" w:rsidRPr="00A133F2" w:rsidRDefault="00D0127C" w:rsidP="00A133F2">
      <w:pPr>
        <w:jc w:val="both"/>
        <w:rPr>
          <w:vertAlign w:val="superscript"/>
        </w:rPr>
      </w:pPr>
      <w:r>
        <w:rPr>
          <w:rFonts w:eastAsiaTheme="minorEastAsia"/>
          <w:sz w:val="23"/>
          <w:szCs w:val="23"/>
        </w:rPr>
        <w:t>O amplificador LM324N possui quatro amplificadores independentes num invólucro 14-DIP com ganho típico de 100 dB.</w:t>
      </w:r>
      <w:r w:rsidR="004B14D0">
        <w:rPr>
          <w:rFonts w:eastAsiaTheme="minorEastAsia"/>
          <w:sz w:val="23"/>
          <w:szCs w:val="23"/>
        </w:rPr>
        <w:t xml:space="preserve"> </w:t>
      </w:r>
    </w:p>
    <w:p w14:paraId="1D4406B3" w14:textId="69BE00B8" w:rsidR="008C6657" w:rsidRDefault="004B0058" w:rsidP="000F25EF">
      <w:pPr>
        <w:pStyle w:val="Ttulo2"/>
      </w:pPr>
      <w:bookmarkStart w:id="47" w:name="_Toc511807598"/>
      <w:r>
        <w:t>MÓDULO LASER</w:t>
      </w:r>
      <w:bookmarkEnd w:id="47"/>
    </w:p>
    <w:p w14:paraId="3646A6BA" w14:textId="7FED5BAE" w:rsidR="00490189" w:rsidRDefault="00042C3B" w:rsidP="00BF7259">
      <w:pPr>
        <w:jc w:val="both"/>
        <w:rPr>
          <w:lang w:eastAsia="pt-BR"/>
        </w:rPr>
      </w:pPr>
      <w:r>
        <w:rPr>
          <w:lang w:eastAsia="pt-BR"/>
        </w:rPr>
        <w:t>O díodo emissor de luz, LED, é um dispositivo semicondutor com uma junção que emite</w:t>
      </w:r>
      <w:r w:rsidR="00490189">
        <w:rPr>
          <w:lang w:eastAsia="pt-BR"/>
        </w:rPr>
        <w:t xml:space="preserve"> </w:t>
      </w:r>
      <w:r>
        <w:rPr>
          <w:lang w:eastAsia="pt-BR"/>
        </w:rPr>
        <w:t>luz ao ser atrave</w:t>
      </w:r>
      <w:r w:rsidR="00490189">
        <w:rPr>
          <w:lang w:eastAsia="pt-BR"/>
        </w:rPr>
        <w:t xml:space="preserve">ssado por uma corrente elétrica. </w:t>
      </w:r>
      <w:sdt>
        <w:sdtPr>
          <w:rPr>
            <w:lang w:eastAsia="pt-BR"/>
          </w:rPr>
          <w:id w:val="-261690135"/>
          <w:citation/>
        </w:sdtPr>
        <w:sdtContent>
          <w:r w:rsidR="00490189">
            <w:rPr>
              <w:lang w:eastAsia="pt-BR"/>
            </w:rPr>
            <w:fldChar w:fldCharType="begin"/>
          </w:r>
          <w:r w:rsidR="00490189">
            <w:rPr>
              <w:lang w:eastAsia="pt-BR"/>
            </w:rPr>
            <w:instrText xml:space="preserve"> CITATION SEN85 \l 1046 </w:instrText>
          </w:r>
          <w:r w:rsidR="00490189">
            <w:rPr>
              <w:lang w:eastAsia="pt-BR"/>
            </w:rPr>
            <w:fldChar w:fldCharType="separate"/>
          </w:r>
          <w:r w:rsidR="003545F7">
            <w:rPr>
              <w:noProof/>
              <w:lang w:eastAsia="pt-BR"/>
            </w:rPr>
            <w:t>(SENNA, 1985)</w:t>
          </w:r>
          <w:r w:rsidR="00490189">
            <w:rPr>
              <w:lang w:eastAsia="pt-BR"/>
            </w:rPr>
            <w:fldChar w:fldCharType="end"/>
          </w:r>
        </w:sdtContent>
      </w:sdt>
    </w:p>
    <w:p w14:paraId="5F8AF917" w14:textId="05A0C9E5" w:rsidR="008C6657" w:rsidRDefault="00490189" w:rsidP="00BF7259">
      <w:pPr>
        <w:jc w:val="both"/>
        <w:rPr>
          <w:lang w:eastAsia="pt-BR"/>
        </w:rPr>
      </w:pPr>
      <w:r>
        <w:rPr>
          <w:lang w:eastAsia="pt-BR"/>
        </w:rPr>
        <w:lastRenderedPageBreak/>
        <w:t xml:space="preserve">Será utilizado o módulo </w:t>
      </w:r>
      <w:proofErr w:type="spellStart"/>
      <w:r w:rsidR="00E26FE7">
        <w:rPr>
          <w:lang w:eastAsia="pt-BR"/>
        </w:rPr>
        <w:t>EleksMaker</w:t>
      </w:r>
      <w:proofErr w:type="spellEnd"/>
      <w:r w:rsidR="00E26FE7" w:rsidRPr="00E26FE7">
        <w:rPr>
          <w:lang w:eastAsia="pt-BR"/>
        </w:rPr>
        <w:t xml:space="preserve"> LA03-3500</w:t>
      </w:r>
      <w:r>
        <w:rPr>
          <w:lang w:eastAsia="pt-BR"/>
        </w:rPr>
        <w:t xml:space="preserve">, </w:t>
      </w:r>
      <w:r w:rsidR="005808B3">
        <w:rPr>
          <w:lang w:eastAsia="pt-BR"/>
        </w:rPr>
        <w:t>um laser de alta potência</w:t>
      </w:r>
      <w:r>
        <w:rPr>
          <w:lang w:eastAsia="pt-BR"/>
        </w:rPr>
        <w:t xml:space="preserve"> que</w:t>
      </w:r>
      <w:r w:rsidR="00E26FE7">
        <w:rPr>
          <w:lang w:eastAsia="pt-BR"/>
        </w:rPr>
        <w:t xml:space="preserve"> possui foco ajustável manual e modulação TTL</w:t>
      </w:r>
      <w:r w:rsidR="00454B1B">
        <w:rPr>
          <w:lang w:eastAsia="pt-BR"/>
        </w:rPr>
        <w:t xml:space="preserve">. As suas características estão listadas na </w:t>
      </w:r>
      <w:r w:rsidR="00454B1B">
        <w:rPr>
          <w:lang w:eastAsia="pt-BR"/>
        </w:rPr>
        <w:fldChar w:fldCharType="begin"/>
      </w:r>
      <w:r w:rsidR="00454B1B">
        <w:rPr>
          <w:lang w:eastAsia="pt-BR"/>
        </w:rPr>
        <w:instrText xml:space="preserve"> REF _Ref511810596 \h </w:instrText>
      </w:r>
      <w:r w:rsidR="00454B1B">
        <w:rPr>
          <w:lang w:eastAsia="pt-BR"/>
        </w:rPr>
      </w:r>
      <w:r w:rsidR="00454B1B">
        <w:rPr>
          <w:lang w:eastAsia="pt-BR"/>
        </w:rPr>
        <w:fldChar w:fldCharType="separate"/>
      </w:r>
      <w:r w:rsidR="007D3B9F">
        <w:t xml:space="preserve">Tabela </w:t>
      </w:r>
      <w:r w:rsidR="007D3B9F">
        <w:rPr>
          <w:noProof/>
        </w:rPr>
        <w:t>3</w:t>
      </w:r>
      <w:r w:rsidR="00454B1B">
        <w:rPr>
          <w:lang w:eastAsia="pt-BR"/>
        </w:rPr>
        <w:fldChar w:fldCharType="end"/>
      </w:r>
      <w:r w:rsidR="00454B1B">
        <w:rPr>
          <w:lang w:eastAsia="pt-BR"/>
        </w:rPr>
        <w:t>.</w:t>
      </w:r>
    </w:p>
    <w:p w14:paraId="72155271" w14:textId="75FBEFF5" w:rsidR="00C825DA" w:rsidRDefault="00C825DA" w:rsidP="00C825DA">
      <w:pPr>
        <w:pStyle w:val="Legenda"/>
        <w:keepNext/>
        <w:jc w:val="center"/>
      </w:pPr>
      <w:bookmarkStart w:id="48" w:name="_Ref511810596"/>
      <w:bookmarkStart w:id="49" w:name="_Toc510981252"/>
      <w:r>
        <w:t xml:space="preserve">Tabela </w:t>
      </w:r>
      <w:r w:rsidR="00A400D5">
        <w:rPr>
          <w:noProof/>
        </w:rPr>
        <w:fldChar w:fldCharType="begin"/>
      </w:r>
      <w:r w:rsidR="00A400D5">
        <w:rPr>
          <w:noProof/>
        </w:rPr>
        <w:instrText xml:space="preserve"> SEQ Tabela \* ARABIC </w:instrText>
      </w:r>
      <w:r w:rsidR="00A400D5">
        <w:rPr>
          <w:noProof/>
        </w:rPr>
        <w:fldChar w:fldCharType="separate"/>
      </w:r>
      <w:r w:rsidR="001C73A1">
        <w:rPr>
          <w:noProof/>
        </w:rPr>
        <w:t>3</w:t>
      </w:r>
      <w:r w:rsidR="00A400D5">
        <w:rPr>
          <w:noProof/>
        </w:rPr>
        <w:fldChar w:fldCharType="end"/>
      </w:r>
      <w:bookmarkEnd w:id="48"/>
      <w:r>
        <w:t xml:space="preserve"> - </w:t>
      </w:r>
      <w:r w:rsidRPr="003A0CFA">
        <w:t>Características do módulo laser LA03-3500</w:t>
      </w:r>
      <w:r>
        <w:t>.</w:t>
      </w:r>
      <w:bookmarkEnd w:id="49"/>
    </w:p>
    <w:tbl>
      <w:tblPr>
        <w:tblStyle w:val="TabelaSimples51"/>
        <w:tblW w:w="0" w:type="auto"/>
        <w:jc w:val="center"/>
        <w:tblLook w:val="04A0" w:firstRow="1" w:lastRow="0" w:firstColumn="1" w:lastColumn="0" w:noHBand="0" w:noVBand="1"/>
      </w:tblPr>
      <w:tblGrid>
        <w:gridCol w:w="3544"/>
        <w:gridCol w:w="2126"/>
      </w:tblGrid>
      <w:tr w:rsidR="00C825DA" w14:paraId="3BEB711D" w14:textId="77777777" w:rsidTr="00252F7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44" w:type="dxa"/>
          </w:tcPr>
          <w:p w14:paraId="3708B86E" w14:textId="77777777" w:rsidR="00C825DA" w:rsidRDefault="00C825DA" w:rsidP="00252F7B">
            <w:pPr>
              <w:ind w:firstLine="0"/>
              <w:jc w:val="center"/>
              <w:rPr>
                <w:lang w:eastAsia="pt-BR"/>
              </w:rPr>
            </w:pPr>
            <w:r>
              <w:rPr>
                <w:lang w:eastAsia="pt-BR"/>
              </w:rPr>
              <w:t>Característica</w:t>
            </w:r>
          </w:p>
        </w:tc>
        <w:tc>
          <w:tcPr>
            <w:tcW w:w="2126" w:type="dxa"/>
          </w:tcPr>
          <w:p w14:paraId="649825B5" w14:textId="77777777" w:rsidR="00C825DA" w:rsidRDefault="00C825DA" w:rsidP="00252F7B">
            <w:pPr>
              <w:ind w:firstLine="0"/>
              <w:jc w:val="center"/>
              <w:cnfStyle w:val="100000000000" w:firstRow="1" w:lastRow="0" w:firstColumn="0" w:lastColumn="0" w:oddVBand="0" w:evenVBand="0" w:oddHBand="0" w:evenHBand="0" w:firstRowFirstColumn="0" w:firstRowLastColumn="0" w:lastRowFirstColumn="0" w:lastRowLastColumn="0"/>
              <w:rPr>
                <w:lang w:eastAsia="pt-BR"/>
              </w:rPr>
            </w:pPr>
            <w:r>
              <w:rPr>
                <w:lang w:eastAsia="pt-BR"/>
              </w:rPr>
              <w:t>Valor</w:t>
            </w:r>
          </w:p>
        </w:tc>
      </w:tr>
      <w:tr w:rsidR="00C825DA" w14:paraId="07445237" w14:textId="77777777" w:rsidTr="00252F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Pr>
          <w:p w14:paraId="525F2FA3" w14:textId="77777777" w:rsidR="00C825DA" w:rsidRDefault="00C825DA" w:rsidP="00252F7B">
            <w:pPr>
              <w:ind w:firstLine="0"/>
              <w:jc w:val="left"/>
              <w:rPr>
                <w:lang w:eastAsia="pt-BR"/>
              </w:rPr>
            </w:pPr>
            <w:r>
              <w:rPr>
                <w:lang w:eastAsia="pt-BR"/>
              </w:rPr>
              <w:t>Potência</w:t>
            </w:r>
          </w:p>
        </w:tc>
        <w:tc>
          <w:tcPr>
            <w:tcW w:w="2126" w:type="dxa"/>
          </w:tcPr>
          <w:p w14:paraId="28B372B5" w14:textId="77777777" w:rsidR="00C825DA" w:rsidRDefault="00C825DA" w:rsidP="00252F7B">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3,5 W</w:t>
            </w:r>
          </w:p>
        </w:tc>
      </w:tr>
      <w:tr w:rsidR="00C825DA" w14:paraId="21713E87" w14:textId="77777777" w:rsidTr="00252F7B">
        <w:trPr>
          <w:jc w:val="center"/>
        </w:trPr>
        <w:tc>
          <w:tcPr>
            <w:cnfStyle w:val="001000000000" w:firstRow="0" w:lastRow="0" w:firstColumn="1" w:lastColumn="0" w:oddVBand="0" w:evenVBand="0" w:oddHBand="0" w:evenHBand="0" w:firstRowFirstColumn="0" w:firstRowLastColumn="0" w:lastRowFirstColumn="0" w:lastRowLastColumn="0"/>
            <w:tcW w:w="3544" w:type="dxa"/>
          </w:tcPr>
          <w:p w14:paraId="6312ADE4" w14:textId="77777777" w:rsidR="00C825DA" w:rsidRDefault="00C825DA" w:rsidP="00252F7B">
            <w:pPr>
              <w:ind w:firstLine="0"/>
              <w:jc w:val="left"/>
              <w:rPr>
                <w:lang w:eastAsia="pt-BR"/>
              </w:rPr>
            </w:pPr>
            <w:r>
              <w:rPr>
                <w:lang w:eastAsia="pt-BR"/>
              </w:rPr>
              <w:t>Tensão</w:t>
            </w:r>
          </w:p>
        </w:tc>
        <w:tc>
          <w:tcPr>
            <w:tcW w:w="2126" w:type="dxa"/>
          </w:tcPr>
          <w:p w14:paraId="5EA60095" w14:textId="77777777" w:rsidR="00C825DA" w:rsidRDefault="00C825DA" w:rsidP="00252F7B">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12 V</w:t>
            </w:r>
          </w:p>
        </w:tc>
      </w:tr>
      <w:tr w:rsidR="00C825DA" w14:paraId="45961E41" w14:textId="77777777" w:rsidTr="00252F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Pr>
          <w:p w14:paraId="10789830" w14:textId="77777777" w:rsidR="00C825DA" w:rsidRDefault="00C825DA" w:rsidP="00252F7B">
            <w:pPr>
              <w:ind w:firstLine="0"/>
              <w:jc w:val="left"/>
              <w:rPr>
                <w:lang w:eastAsia="pt-BR"/>
              </w:rPr>
            </w:pPr>
            <w:r>
              <w:rPr>
                <w:lang w:eastAsia="pt-BR"/>
              </w:rPr>
              <w:t>Comprimento de onda emitida</w:t>
            </w:r>
          </w:p>
        </w:tc>
        <w:tc>
          <w:tcPr>
            <w:tcW w:w="2126" w:type="dxa"/>
          </w:tcPr>
          <w:p w14:paraId="7D73266D" w14:textId="77777777" w:rsidR="00C825DA" w:rsidRDefault="00C825DA" w:rsidP="00252F7B">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 xml:space="preserve">450 </w:t>
            </w:r>
            <w:proofErr w:type="spellStart"/>
            <w:r>
              <w:rPr>
                <w:lang w:eastAsia="pt-BR"/>
              </w:rPr>
              <w:t>nm</w:t>
            </w:r>
            <w:proofErr w:type="spellEnd"/>
          </w:p>
        </w:tc>
      </w:tr>
      <w:tr w:rsidR="00C825DA" w14:paraId="1642517E" w14:textId="77777777" w:rsidTr="00252F7B">
        <w:trPr>
          <w:jc w:val="center"/>
        </w:trPr>
        <w:tc>
          <w:tcPr>
            <w:cnfStyle w:val="001000000000" w:firstRow="0" w:lastRow="0" w:firstColumn="1" w:lastColumn="0" w:oddVBand="0" w:evenVBand="0" w:oddHBand="0" w:evenHBand="0" w:firstRowFirstColumn="0" w:firstRowLastColumn="0" w:lastRowFirstColumn="0" w:lastRowLastColumn="0"/>
            <w:tcW w:w="3544" w:type="dxa"/>
          </w:tcPr>
          <w:p w14:paraId="2B138ACB" w14:textId="77777777" w:rsidR="00C825DA" w:rsidRDefault="00C825DA" w:rsidP="00252F7B">
            <w:pPr>
              <w:ind w:firstLine="0"/>
              <w:jc w:val="left"/>
              <w:rPr>
                <w:lang w:eastAsia="pt-BR"/>
              </w:rPr>
            </w:pPr>
            <w:r>
              <w:rPr>
                <w:lang w:eastAsia="pt-BR"/>
              </w:rPr>
              <w:t>Foco ajustável mínimo</w:t>
            </w:r>
          </w:p>
        </w:tc>
        <w:tc>
          <w:tcPr>
            <w:tcW w:w="2126" w:type="dxa"/>
          </w:tcPr>
          <w:p w14:paraId="27C045CB" w14:textId="77777777" w:rsidR="00C825DA" w:rsidRDefault="00C825DA" w:rsidP="00252F7B">
            <w:pPr>
              <w:keepNext/>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3 mm</w:t>
            </w:r>
          </w:p>
        </w:tc>
      </w:tr>
    </w:tbl>
    <w:p w14:paraId="093D12F6" w14:textId="3CA3EA5D" w:rsidR="00C825DA" w:rsidRDefault="00C825DA" w:rsidP="00C825DA">
      <w:pPr>
        <w:pStyle w:val="Subttulolegenda"/>
      </w:pPr>
      <w:r>
        <w:br/>
        <w:t>Fonte: Extraído de ELEKSMARKER, 2017.</w:t>
      </w:r>
    </w:p>
    <w:p w14:paraId="7F471647" w14:textId="3337A189" w:rsidR="00C825DA" w:rsidRDefault="00C825DA" w:rsidP="00C825DA">
      <w:pPr>
        <w:pStyle w:val="Legenda"/>
        <w:keepNext/>
        <w:jc w:val="center"/>
      </w:pPr>
      <w:bookmarkStart w:id="50" w:name="_Ref510981397"/>
      <w:bookmarkStart w:id="51" w:name="_Toc511807139"/>
      <w:r>
        <w:t xml:space="preserve">Figura </w:t>
      </w:r>
      <w:r w:rsidR="00063F83">
        <w:fldChar w:fldCharType="begin"/>
      </w:r>
      <w:r w:rsidR="00063F83">
        <w:instrText xml:space="preserve"> SEQ Figura \* ARABIC </w:instrText>
      </w:r>
      <w:r w:rsidR="00063F83">
        <w:fldChar w:fldCharType="separate"/>
      </w:r>
      <w:r w:rsidR="004A345E">
        <w:rPr>
          <w:noProof/>
        </w:rPr>
        <w:t>10</w:t>
      </w:r>
      <w:r w:rsidR="00063F83">
        <w:fldChar w:fldCharType="end"/>
      </w:r>
      <w:bookmarkEnd w:id="50"/>
      <w:r>
        <w:t xml:space="preserve"> - </w:t>
      </w:r>
      <w:r w:rsidRPr="008B7E76">
        <w:t>Módulo laser LA03-3500</w:t>
      </w:r>
      <w:bookmarkEnd w:id="51"/>
    </w:p>
    <w:p w14:paraId="7762C866" w14:textId="41D3D265" w:rsidR="00C825DA" w:rsidRDefault="00C825DA" w:rsidP="00C825DA">
      <w:pPr>
        <w:pStyle w:val="Subttulolegenda"/>
      </w:pPr>
      <w:r>
        <w:rPr>
          <w:noProof/>
        </w:rPr>
        <w:drawing>
          <wp:inline distT="0" distB="0" distL="0" distR="0" wp14:anchorId="49098562" wp14:editId="0D4EE0F6">
            <wp:extent cx="3230880" cy="2768600"/>
            <wp:effectExtent l="0" t="0" r="7620" b="0"/>
            <wp:docPr id="6" name="Imagem 6" descr="https://img.banggood.com/thumb/large/oaupload/banggood/images/44/D7/51037aa9-a8c3-423a-8772-7ae0aa2b8b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anggood.com/thumb/large/oaupload/banggood/images/44/D7/51037aa9-a8c3-423a-8772-7ae0aa2b8b10.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5897" b="8413"/>
                    <a:stretch/>
                  </pic:blipFill>
                  <pic:spPr bwMode="auto">
                    <a:xfrm>
                      <a:off x="0" y="0"/>
                      <a:ext cx="3230880" cy="2768600"/>
                    </a:xfrm>
                    <a:prstGeom prst="rect">
                      <a:avLst/>
                    </a:prstGeom>
                    <a:noFill/>
                    <a:ln>
                      <a:noFill/>
                    </a:ln>
                    <a:extLst>
                      <a:ext uri="{53640926-AAD7-44D8-BBD7-CCE9431645EC}">
                        <a14:shadowObscured xmlns:a14="http://schemas.microsoft.com/office/drawing/2010/main"/>
                      </a:ext>
                    </a:extLst>
                  </pic:spPr>
                </pic:pic>
              </a:graphicData>
            </a:graphic>
          </wp:inline>
        </w:drawing>
      </w:r>
      <w:r>
        <w:br/>
        <w:t>Fonte: Extraído de ELEKSMARKER, 2017.</w:t>
      </w:r>
    </w:p>
    <w:p w14:paraId="070D2616" w14:textId="48DDFDA3" w:rsidR="00C825DA" w:rsidRPr="00E26FE7" w:rsidRDefault="00C825DA" w:rsidP="00C825DA">
      <w:pPr>
        <w:jc w:val="both"/>
      </w:pPr>
      <w:r>
        <w:t xml:space="preserve">Como mostrado na </w:t>
      </w:r>
      <w:r>
        <w:fldChar w:fldCharType="begin"/>
      </w:r>
      <w:r>
        <w:instrText xml:space="preserve"> REF _Ref510981397 \h </w:instrText>
      </w:r>
      <w:r>
        <w:fldChar w:fldCharType="separate"/>
      </w:r>
      <w:r w:rsidR="007D3B9F">
        <w:t xml:space="preserve">Figura </w:t>
      </w:r>
      <w:r w:rsidR="007D3B9F">
        <w:rPr>
          <w:noProof/>
        </w:rPr>
        <w:t>10</w:t>
      </w:r>
      <w:r>
        <w:fldChar w:fldCharType="end"/>
      </w:r>
      <w:r>
        <w:t xml:space="preserve">, o módulo consiste em um laser acoplado em um dissipador de calor e ventilador, um controlador 12V com modulação TTL e dois pares de fios para alimentação do laser e do ventilador. </w:t>
      </w:r>
    </w:p>
    <w:p w14:paraId="0E064BCD" w14:textId="738A49E2" w:rsidR="00042C3B" w:rsidRDefault="008E112D" w:rsidP="000F25EF">
      <w:pPr>
        <w:pStyle w:val="Ttulo2"/>
      </w:pPr>
      <w:bookmarkStart w:id="52" w:name="_Toc511807599"/>
      <w:r>
        <w:t>SISTEMA</w:t>
      </w:r>
      <w:bookmarkEnd w:id="52"/>
    </w:p>
    <w:p w14:paraId="282AE172" w14:textId="6663258E" w:rsidR="0099525E" w:rsidRDefault="0089652B" w:rsidP="0089652B">
      <w:pPr>
        <w:pStyle w:val="Ttulo3"/>
      </w:pPr>
      <w:bookmarkStart w:id="53" w:name="_Toc511807600"/>
      <w:r>
        <w:t>Detecção</w:t>
      </w:r>
      <w:bookmarkEnd w:id="53"/>
    </w:p>
    <w:p w14:paraId="2381DA06" w14:textId="3F48EBEA" w:rsidR="00195687" w:rsidRDefault="0089652B" w:rsidP="006868AD">
      <w:pPr>
        <w:jc w:val="both"/>
        <w:rPr>
          <w:lang w:eastAsia="pt-BR"/>
        </w:rPr>
      </w:pPr>
      <w:r>
        <w:rPr>
          <w:lang w:eastAsia="pt-BR"/>
        </w:rPr>
        <w:t xml:space="preserve">O módulo de detecção é responsável por </w:t>
      </w:r>
      <w:r w:rsidR="006868AD">
        <w:rPr>
          <w:lang w:eastAsia="pt-BR"/>
        </w:rPr>
        <w:t>identificar a presença do mosquito e é composto pelo módulo infravermelho e o</w:t>
      </w:r>
      <w:r w:rsidR="00195687">
        <w:rPr>
          <w:lang w:eastAsia="pt-BR"/>
        </w:rPr>
        <w:t xml:space="preserve"> filtro passa-faixa</w:t>
      </w:r>
      <w:r w:rsidR="003E5210">
        <w:rPr>
          <w:lang w:eastAsia="pt-BR"/>
        </w:rPr>
        <w:t xml:space="preserve"> com </w:t>
      </w:r>
      <w:r w:rsidR="003E5210">
        <w:rPr>
          <w:lang w:eastAsia="pt-BR"/>
        </w:rPr>
        <w:lastRenderedPageBreak/>
        <w:t xml:space="preserve">largura de banda </w:t>
      </w:r>
      <m:oMath>
        <m:r>
          <w:rPr>
            <w:rFonts w:ascii="Cambria Math" w:hAnsi="Cambria Math"/>
            <w:lang w:eastAsia="pt-BR"/>
          </w:rPr>
          <m:t>B=200Hz</m:t>
        </m:r>
      </m:oMath>
      <w:r w:rsidR="00AB4989">
        <w:rPr>
          <w:lang w:eastAsia="pt-BR"/>
        </w:rPr>
        <w:t xml:space="preserve">, compreendendo a faixa entre </w:t>
      </w:r>
      <m:oMath>
        <m:sSub>
          <m:sSubPr>
            <m:ctrlPr>
              <w:rPr>
                <w:rFonts w:ascii="Cambria Math" w:hAnsi="Cambria Math"/>
                <w:i/>
                <w:lang w:eastAsia="pt-BR"/>
              </w:rPr>
            </m:ctrlPr>
          </m:sSubPr>
          <m:e>
            <m:r>
              <w:rPr>
                <w:rFonts w:ascii="Cambria Math" w:hAnsi="Cambria Math"/>
                <w:lang w:eastAsia="pt-BR"/>
              </w:rPr>
              <m:t>ω</m:t>
            </m:r>
          </m:e>
          <m:sub>
            <m:r>
              <w:rPr>
                <w:rFonts w:ascii="Cambria Math" w:hAnsi="Cambria Math"/>
                <w:lang w:eastAsia="pt-BR"/>
              </w:rPr>
              <m:t>1</m:t>
            </m:r>
          </m:sub>
        </m:sSub>
        <m:r>
          <w:rPr>
            <w:rFonts w:ascii="Cambria Math" w:hAnsi="Cambria Math"/>
            <w:lang w:eastAsia="pt-BR"/>
          </w:rPr>
          <m:t>=400Hz</m:t>
        </m:r>
      </m:oMath>
      <w:r w:rsidR="00AB4989">
        <w:rPr>
          <w:rFonts w:eastAsiaTheme="minorEastAsia"/>
          <w:lang w:eastAsia="pt-BR"/>
        </w:rPr>
        <w:t xml:space="preserve"> e </w:t>
      </w:r>
      <m:oMath>
        <m:sSub>
          <m:sSubPr>
            <m:ctrlPr>
              <w:rPr>
                <w:rFonts w:ascii="Cambria Math" w:eastAsiaTheme="minorEastAsia" w:hAnsi="Cambria Math"/>
                <w:i/>
                <w:lang w:eastAsia="pt-BR"/>
              </w:rPr>
            </m:ctrlPr>
          </m:sSubPr>
          <m:e>
            <m:r>
              <w:rPr>
                <w:rFonts w:ascii="Cambria Math" w:eastAsiaTheme="minorEastAsia" w:hAnsi="Cambria Math"/>
                <w:lang w:eastAsia="pt-BR"/>
              </w:rPr>
              <m:t>ω</m:t>
            </m:r>
          </m:e>
          <m:sub>
            <m:r>
              <w:rPr>
                <w:rFonts w:ascii="Cambria Math" w:eastAsiaTheme="minorEastAsia" w:hAnsi="Cambria Math"/>
                <w:lang w:eastAsia="pt-BR"/>
              </w:rPr>
              <m:t>2</m:t>
            </m:r>
          </m:sub>
        </m:sSub>
        <m:r>
          <w:rPr>
            <w:rFonts w:ascii="Cambria Math" w:eastAsiaTheme="minorEastAsia" w:hAnsi="Cambria Math"/>
            <w:lang w:eastAsia="pt-BR"/>
          </w:rPr>
          <m:t>=600Hz</m:t>
        </m:r>
      </m:oMath>
      <w:r w:rsidR="00AB4989">
        <w:rPr>
          <w:rFonts w:eastAsiaTheme="minorEastAsia"/>
          <w:lang w:eastAsia="pt-BR"/>
        </w:rPr>
        <w:t xml:space="preserve"> que é a faixa te</w:t>
      </w:r>
      <w:proofErr w:type="spellStart"/>
      <w:r w:rsidR="00AB4989">
        <w:rPr>
          <w:rFonts w:eastAsiaTheme="minorEastAsia"/>
          <w:lang w:eastAsia="pt-BR"/>
        </w:rPr>
        <w:t>órica</w:t>
      </w:r>
      <w:proofErr w:type="spellEnd"/>
      <w:r w:rsidR="00AB4989">
        <w:rPr>
          <w:rFonts w:eastAsiaTheme="minorEastAsia"/>
          <w:lang w:eastAsia="pt-BR"/>
        </w:rPr>
        <w:t xml:space="preserve"> da batida de asas do </w:t>
      </w:r>
      <w:r w:rsidR="00AB4989" w:rsidRPr="00AB4989">
        <w:rPr>
          <w:rFonts w:eastAsiaTheme="minorEastAsia"/>
          <w:i/>
          <w:lang w:eastAsia="pt-BR"/>
        </w:rPr>
        <w:t>Aedes aegypti</w:t>
      </w:r>
      <w:sdt>
        <w:sdtPr>
          <w:rPr>
            <w:rFonts w:eastAsiaTheme="minorEastAsia"/>
            <w:i/>
            <w:lang w:eastAsia="pt-BR"/>
          </w:rPr>
          <w:id w:val="31308508"/>
          <w:citation/>
        </w:sdtPr>
        <w:sdtContent>
          <w:r w:rsidR="00AB4989">
            <w:rPr>
              <w:rFonts w:eastAsiaTheme="minorEastAsia"/>
              <w:i/>
              <w:lang w:eastAsia="pt-BR"/>
            </w:rPr>
            <w:fldChar w:fldCharType="begin"/>
          </w:r>
          <w:r w:rsidR="00AB4989">
            <w:rPr>
              <w:rFonts w:eastAsiaTheme="minorEastAsia"/>
              <w:i/>
              <w:lang w:eastAsia="pt-BR"/>
            </w:rPr>
            <w:instrText xml:space="preserve"> CITATION Luc16 \l 1046 </w:instrText>
          </w:r>
          <w:r w:rsidR="00AB4989">
            <w:rPr>
              <w:rFonts w:eastAsiaTheme="minorEastAsia"/>
              <w:i/>
              <w:lang w:eastAsia="pt-BR"/>
            </w:rPr>
            <w:fldChar w:fldCharType="separate"/>
          </w:r>
          <w:r w:rsidR="003545F7">
            <w:rPr>
              <w:rFonts w:eastAsiaTheme="minorEastAsia"/>
              <w:i/>
              <w:noProof/>
              <w:lang w:eastAsia="pt-BR"/>
            </w:rPr>
            <w:t xml:space="preserve"> </w:t>
          </w:r>
          <w:r w:rsidR="003545F7" w:rsidRPr="003545F7">
            <w:rPr>
              <w:rFonts w:eastAsiaTheme="minorEastAsia"/>
              <w:noProof/>
              <w:lang w:eastAsia="pt-BR"/>
            </w:rPr>
            <w:t>(MASSAO, 2016)</w:t>
          </w:r>
          <w:r w:rsidR="00AB4989">
            <w:rPr>
              <w:rFonts w:eastAsiaTheme="minorEastAsia"/>
              <w:i/>
              <w:lang w:eastAsia="pt-BR"/>
            </w:rPr>
            <w:fldChar w:fldCharType="end"/>
          </w:r>
        </w:sdtContent>
      </w:sdt>
      <w:r w:rsidR="006868AD">
        <w:rPr>
          <w:lang w:eastAsia="pt-BR"/>
        </w:rPr>
        <w:t>.</w:t>
      </w:r>
    </w:p>
    <w:p w14:paraId="04A4ADC7" w14:textId="45C1E583" w:rsidR="0089652B" w:rsidRDefault="006868AD" w:rsidP="006868AD">
      <w:pPr>
        <w:jc w:val="both"/>
        <w:rPr>
          <w:lang w:eastAsia="pt-BR"/>
        </w:rPr>
      </w:pPr>
      <w:r>
        <w:rPr>
          <w:lang w:eastAsia="pt-BR"/>
        </w:rPr>
        <w:t>Para a detecção, utilizando o módulo infravermelho, será analisada a resposta em frequência do sinal do receptor na presença do mosquito</w:t>
      </w:r>
      <w:r w:rsidR="00BF50CA">
        <w:rPr>
          <w:lang w:eastAsia="pt-BR"/>
        </w:rPr>
        <w:t xml:space="preserve"> como mostrado na </w:t>
      </w:r>
      <w:r w:rsidR="003545F7">
        <w:rPr>
          <w:lang w:eastAsia="pt-BR"/>
        </w:rPr>
        <w:fldChar w:fldCharType="begin"/>
      </w:r>
      <w:r w:rsidR="003545F7">
        <w:rPr>
          <w:lang w:eastAsia="pt-BR"/>
        </w:rPr>
        <w:instrText xml:space="preserve"> REF _Ref511030043 \h </w:instrText>
      </w:r>
      <w:r w:rsidR="003545F7">
        <w:rPr>
          <w:lang w:eastAsia="pt-BR"/>
        </w:rPr>
      </w:r>
      <w:r w:rsidR="003545F7">
        <w:rPr>
          <w:lang w:eastAsia="pt-BR"/>
        </w:rPr>
        <w:fldChar w:fldCharType="separate"/>
      </w:r>
      <w:r w:rsidR="007D3B9F">
        <w:t xml:space="preserve">Figura </w:t>
      </w:r>
      <w:r w:rsidR="007D3B9F">
        <w:rPr>
          <w:noProof/>
        </w:rPr>
        <w:t>11</w:t>
      </w:r>
      <w:r w:rsidR="003545F7">
        <w:rPr>
          <w:lang w:eastAsia="pt-BR"/>
        </w:rPr>
        <w:fldChar w:fldCharType="end"/>
      </w:r>
      <w:r w:rsidR="003E5210">
        <w:rPr>
          <w:lang w:eastAsia="pt-BR"/>
        </w:rPr>
        <w:t>.</w:t>
      </w:r>
    </w:p>
    <w:p w14:paraId="3B0CB086" w14:textId="7BA3BCF0" w:rsidR="00BF50CA" w:rsidRDefault="00BF50CA" w:rsidP="00BF50CA">
      <w:pPr>
        <w:pStyle w:val="Legenda"/>
        <w:keepNext/>
        <w:jc w:val="center"/>
        <w:rPr>
          <w:noProof/>
          <w:lang w:eastAsia="pt-BR"/>
        </w:rPr>
      </w:pPr>
      <w:bookmarkStart w:id="54" w:name="_Ref511030043"/>
      <w:bookmarkStart w:id="55" w:name="_Toc511807140"/>
      <w:r>
        <w:t xml:space="preserve">Figura </w:t>
      </w:r>
      <w:r w:rsidR="00063F83">
        <w:fldChar w:fldCharType="begin"/>
      </w:r>
      <w:r w:rsidR="00063F83">
        <w:instrText xml:space="preserve"> SEQ Figura \* ARABIC </w:instrText>
      </w:r>
      <w:r w:rsidR="00063F83">
        <w:fldChar w:fldCharType="separate"/>
      </w:r>
      <w:r w:rsidR="004A345E">
        <w:rPr>
          <w:noProof/>
        </w:rPr>
        <w:t>11</w:t>
      </w:r>
      <w:r w:rsidR="00063F83">
        <w:fldChar w:fldCharType="end"/>
      </w:r>
      <w:bookmarkEnd w:id="54"/>
      <w:r>
        <w:t xml:space="preserve"> - Detecção</w:t>
      </w:r>
      <w:bookmarkEnd w:id="55"/>
      <w:r w:rsidRPr="00BF50C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75EB6C84" w14:textId="5B525444" w:rsidR="00BF50CA" w:rsidRDefault="00BF50CA" w:rsidP="00BF50CA">
      <w:pPr>
        <w:pStyle w:val="Legenda"/>
        <w:keepNext/>
        <w:jc w:val="center"/>
        <w:rPr>
          <w:ins w:id="56" w:author="Edson Benevides" w:date="2019-01-16T19:20:00Z"/>
        </w:rPr>
      </w:pPr>
      <w:r w:rsidRPr="00BF50CA">
        <w:rPr>
          <w:noProof/>
          <w:lang w:eastAsia="pt-BR"/>
        </w:rPr>
        <w:drawing>
          <wp:inline distT="0" distB="0" distL="0" distR="0" wp14:anchorId="64C6E028" wp14:editId="68F51E4F">
            <wp:extent cx="5398770" cy="1381760"/>
            <wp:effectExtent l="0" t="0" r="0" b="8890"/>
            <wp:docPr id="11" name="Imagem 11" descr="C:\Users\USUARIO\Google Drive\1-Univasf\()TCC\Doencas transmitidas por mosquitos\imagens\detec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UARIO\Google Drive\1-Univasf\()TCC\Doencas transmitidas por mosquitos\imagens\deteccao.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21596" b="13130"/>
                    <a:stretch/>
                  </pic:blipFill>
                  <pic:spPr bwMode="auto">
                    <a:xfrm>
                      <a:off x="0" y="0"/>
                      <a:ext cx="5400040" cy="1382085"/>
                    </a:xfrm>
                    <a:prstGeom prst="rect">
                      <a:avLst/>
                    </a:prstGeom>
                    <a:noFill/>
                    <a:ln>
                      <a:noFill/>
                    </a:ln>
                    <a:extLst>
                      <a:ext uri="{53640926-AAD7-44D8-BBD7-CCE9431645EC}">
                        <a14:shadowObscured xmlns:a14="http://schemas.microsoft.com/office/drawing/2010/main"/>
                      </a:ext>
                    </a:extLst>
                  </pic:spPr>
                </pic:pic>
              </a:graphicData>
            </a:graphic>
          </wp:inline>
        </w:drawing>
      </w:r>
      <w:r>
        <w:br/>
        <w:t>Fonte: O autor 2018</w:t>
      </w:r>
    </w:p>
    <w:p w14:paraId="0077AD6B" w14:textId="6970881A" w:rsidR="00252F7B" w:rsidRDefault="00252F7B" w:rsidP="00252F7B">
      <w:pPr>
        <w:rPr>
          <w:ins w:id="57" w:author="Edson Benevides" w:date="2019-01-16T19:20:00Z"/>
        </w:rPr>
      </w:pPr>
      <w:ins w:id="58" w:author="Edson Benevides" w:date="2019-01-16T19:20:00Z">
        <w:r>
          <w:t>DIAGRAMA ELETRICO</w:t>
        </w:r>
      </w:ins>
    </w:p>
    <w:p w14:paraId="1D224E2D" w14:textId="687C37AA" w:rsidR="00252F7B" w:rsidRPr="00972CE4" w:rsidRDefault="00252F7B">
      <w:pPr>
        <w:pPrChange w:id="59" w:author="Edson Benevides" w:date="2019-01-16T19:20:00Z">
          <w:pPr>
            <w:pStyle w:val="Legenda"/>
            <w:keepNext/>
            <w:jc w:val="center"/>
          </w:pPr>
        </w:pPrChange>
      </w:pPr>
      <w:ins w:id="60" w:author="Edson Benevides" w:date="2019-01-16T19:20:00Z">
        <w:r>
          <w:t>FLUXOGRAMA DO ALGORITMO</w:t>
        </w:r>
      </w:ins>
    </w:p>
    <w:p w14:paraId="01F4A7F4" w14:textId="47AD0E49" w:rsidR="00906C28" w:rsidRDefault="00906C28" w:rsidP="00906C28">
      <w:pPr>
        <w:pStyle w:val="Ttulo3"/>
      </w:pPr>
      <w:bookmarkStart w:id="61" w:name="_Toc511807601"/>
      <w:r>
        <w:t>Processamento</w:t>
      </w:r>
      <w:bookmarkEnd w:id="61"/>
    </w:p>
    <w:p w14:paraId="5509E5D4" w14:textId="4EA2EFBF" w:rsidR="00906C28" w:rsidRPr="00906C28" w:rsidRDefault="00906C28" w:rsidP="003E5210">
      <w:pPr>
        <w:jc w:val="both"/>
        <w:rPr>
          <w:lang w:eastAsia="pt-BR"/>
        </w:rPr>
      </w:pPr>
      <w:r>
        <w:rPr>
          <w:lang w:eastAsia="pt-BR"/>
        </w:rPr>
        <w:t>O módulo de processamento é responsável por receber os dados da detecção e determinar se o sinal recebido corresponde à presença do mosquito.</w:t>
      </w:r>
    </w:p>
    <w:p w14:paraId="345101B6" w14:textId="77777777" w:rsidR="00B42252" w:rsidRDefault="00B42252" w:rsidP="00B42252">
      <w:pPr>
        <w:jc w:val="both"/>
        <w:rPr>
          <w:lang w:eastAsia="pt-BR"/>
        </w:rPr>
      </w:pPr>
      <w:r>
        <w:rPr>
          <w:lang w:eastAsia="pt-BR"/>
        </w:rPr>
        <w:t xml:space="preserve">A partir dos experimentos realizados com o sistema em funcionamento será determinado o padrão que será adotado como referência para classificação positiva da detecção. Com isso serão determinados os parâmetros de frequência e amplitude do sinal para eliminar ruídos ou falsos positivos. </w:t>
      </w:r>
    </w:p>
    <w:p w14:paraId="26942EB5" w14:textId="77777777" w:rsidR="00B42252" w:rsidRDefault="00906C28" w:rsidP="003E5210">
      <w:pPr>
        <w:jc w:val="both"/>
        <w:rPr>
          <w:lang w:eastAsia="pt-BR"/>
        </w:rPr>
      </w:pPr>
      <w:r>
        <w:rPr>
          <w:lang w:eastAsia="pt-BR"/>
        </w:rPr>
        <w:t>Este módulo utilizara o microcontrolador PIC18F4550 e determinará o acionamento do m</w:t>
      </w:r>
      <w:r w:rsidR="001A5E20">
        <w:rPr>
          <w:lang w:eastAsia="pt-BR"/>
        </w:rPr>
        <w:t xml:space="preserve">ódulo laser </w:t>
      </w:r>
      <w:r w:rsidR="00B42252">
        <w:rPr>
          <w:lang w:eastAsia="pt-BR"/>
        </w:rPr>
        <w:t xml:space="preserve">a partir do resultado da comparação do sinal obtido com os parâmetros de referência. </w:t>
      </w:r>
    </w:p>
    <w:p w14:paraId="188CC38C" w14:textId="5D9B08EC" w:rsidR="00906C28" w:rsidRDefault="00B42252" w:rsidP="003E5210">
      <w:pPr>
        <w:jc w:val="both"/>
        <w:rPr>
          <w:lang w:eastAsia="pt-BR"/>
        </w:rPr>
      </w:pPr>
      <w:r>
        <w:rPr>
          <w:lang w:eastAsia="pt-BR"/>
        </w:rPr>
        <w:t>O fluxo do processamento é mostrado n</w:t>
      </w:r>
      <w:r w:rsidR="001A5E20">
        <w:rPr>
          <w:lang w:eastAsia="pt-BR"/>
        </w:rPr>
        <w:t xml:space="preserve">a figura </w:t>
      </w:r>
      <w:r w:rsidR="005C68A8">
        <w:rPr>
          <w:lang w:eastAsia="pt-BR"/>
        </w:rPr>
        <w:t>12</w:t>
      </w:r>
      <w:r w:rsidR="001A5E20">
        <w:rPr>
          <w:lang w:eastAsia="pt-BR"/>
        </w:rPr>
        <w:t>.</w:t>
      </w:r>
    </w:p>
    <w:p w14:paraId="660C99ED" w14:textId="7FAFCF4A" w:rsidR="00913E18" w:rsidRDefault="00913E18" w:rsidP="00913E18">
      <w:pPr>
        <w:pStyle w:val="Legenda"/>
        <w:keepNext/>
        <w:jc w:val="center"/>
      </w:pPr>
      <w:bookmarkStart w:id="62" w:name="_Toc511807141"/>
      <w:r>
        <w:lastRenderedPageBreak/>
        <w:t xml:space="preserve">Figura </w:t>
      </w:r>
      <w:r w:rsidR="00063F83">
        <w:fldChar w:fldCharType="begin"/>
      </w:r>
      <w:r w:rsidR="00063F83">
        <w:instrText xml:space="preserve"> SEQ Figura \* ARABIC </w:instrText>
      </w:r>
      <w:r w:rsidR="00063F83">
        <w:fldChar w:fldCharType="separate"/>
      </w:r>
      <w:r w:rsidR="004A345E">
        <w:rPr>
          <w:noProof/>
        </w:rPr>
        <w:t>12</w:t>
      </w:r>
      <w:r w:rsidR="00063F83">
        <w:fldChar w:fldCharType="end"/>
      </w:r>
      <w:r>
        <w:t xml:space="preserve"> - Processamento</w:t>
      </w:r>
      <w:bookmarkEnd w:id="62"/>
    </w:p>
    <w:p w14:paraId="60765603" w14:textId="0CFC269C" w:rsidR="00913E18" w:rsidRDefault="00B9701C" w:rsidP="00913E18">
      <w:pPr>
        <w:pStyle w:val="Subttulolegenda"/>
        <w:rPr>
          <w:ins w:id="63" w:author="Edson Benevides" w:date="2019-01-16T19:21:00Z"/>
        </w:rPr>
      </w:pPr>
      <w:r>
        <w:rPr>
          <w:noProof/>
        </w:rPr>
        <w:drawing>
          <wp:inline distT="0" distB="0" distL="0" distR="0" wp14:anchorId="5FE9815C" wp14:editId="3E233915">
            <wp:extent cx="5397500" cy="1676400"/>
            <wp:effectExtent l="0" t="0" r="0" b="0"/>
            <wp:docPr id="16" name="Imagem 3" descr="Process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samento"/>
                    <pic:cNvPicPr>
                      <a:picLocks noChangeAspect="1" noChangeArrowheads="1"/>
                    </pic:cNvPicPr>
                  </pic:nvPicPr>
                  <pic:blipFill>
                    <a:blip r:embed="rId21" cstate="print">
                      <a:extLst>
                        <a:ext uri="{28A0092B-C50C-407E-A947-70E740481C1C}">
                          <a14:useLocalDpi xmlns:a14="http://schemas.microsoft.com/office/drawing/2010/main" val="0"/>
                        </a:ext>
                      </a:extLst>
                    </a:blip>
                    <a:srcRect t="-1396" b="-931"/>
                    <a:stretch>
                      <a:fillRect/>
                    </a:stretch>
                  </pic:blipFill>
                  <pic:spPr bwMode="auto">
                    <a:xfrm>
                      <a:off x="0" y="0"/>
                      <a:ext cx="5397500" cy="1676400"/>
                    </a:xfrm>
                    <a:prstGeom prst="rect">
                      <a:avLst/>
                    </a:prstGeom>
                    <a:noFill/>
                    <a:ln>
                      <a:noFill/>
                    </a:ln>
                  </pic:spPr>
                </pic:pic>
              </a:graphicData>
            </a:graphic>
          </wp:inline>
        </w:drawing>
      </w:r>
      <w:r w:rsidR="00913E18">
        <w:br/>
        <w:t>Fonte: O autor 2018</w:t>
      </w:r>
    </w:p>
    <w:p w14:paraId="3365F52A" w14:textId="77777777" w:rsidR="00252F7B" w:rsidRDefault="00252F7B" w:rsidP="00252F7B">
      <w:pPr>
        <w:rPr>
          <w:ins w:id="64" w:author="Edson Benevides" w:date="2019-01-16T19:21:00Z"/>
        </w:rPr>
      </w:pPr>
      <w:ins w:id="65" w:author="Edson Benevides" w:date="2019-01-16T19:21:00Z">
        <w:r>
          <w:t>DIAGRAMA ELETRICO</w:t>
        </w:r>
      </w:ins>
    </w:p>
    <w:p w14:paraId="697B19CE" w14:textId="77777777" w:rsidR="00252F7B" w:rsidRPr="00706FE7" w:rsidRDefault="00252F7B" w:rsidP="00252F7B">
      <w:pPr>
        <w:rPr>
          <w:ins w:id="66" w:author="Edson Benevides" w:date="2019-01-16T19:21:00Z"/>
        </w:rPr>
      </w:pPr>
      <w:ins w:id="67" w:author="Edson Benevides" w:date="2019-01-16T19:21:00Z">
        <w:r>
          <w:t>FLUXOGRAMA DO ALGORITMO</w:t>
        </w:r>
      </w:ins>
    </w:p>
    <w:p w14:paraId="4061ED89" w14:textId="77777777" w:rsidR="00252F7B" w:rsidRDefault="00252F7B" w:rsidP="00913E18">
      <w:pPr>
        <w:pStyle w:val="Subttulolegenda"/>
      </w:pPr>
    </w:p>
    <w:p w14:paraId="3B7BBB79" w14:textId="31B71231" w:rsidR="001A5E20" w:rsidRDefault="003E5210" w:rsidP="003E5210">
      <w:pPr>
        <w:pStyle w:val="Ttulo3"/>
      </w:pPr>
      <w:bookmarkStart w:id="68" w:name="_Toc511807602"/>
      <w:r>
        <w:t>Eliminação</w:t>
      </w:r>
      <w:bookmarkEnd w:id="68"/>
    </w:p>
    <w:p w14:paraId="0E957FA5" w14:textId="7CDBF210" w:rsidR="003E5210" w:rsidRDefault="003E5210" w:rsidP="003E5210">
      <w:pPr>
        <w:jc w:val="both"/>
        <w:rPr>
          <w:lang w:eastAsia="pt-BR"/>
        </w:rPr>
      </w:pPr>
      <w:r>
        <w:rPr>
          <w:lang w:eastAsia="pt-BR"/>
        </w:rPr>
        <w:t xml:space="preserve">Para eliminação será utilizado o módulo laser </w:t>
      </w:r>
      <w:proofErr w:type="spellStart"/>
      <w:r>
        <w:rPr>
          <w:lang w:eastAsia="pt-BR"/>
        </w:rPr>
        <w:t>EleksMaker</w:t>
      </w:r>
      <w:proofErr w:type="spellEnd"/>
      <w:r w:rsidRPr="00E26FE7">
        <w:rPr>
          <w:lang w:eastAsia="pt-BR"/>
        </w:rPr>
        <w:t xml:space="preserve"> LA03-3500</w:t>
      </w:r>
      <w:r>
        <w:rPr>
          <w:lang w:eastAsia="pt-BR"/>
        </w:rPr>
        <w:t xml:space="preserve"> onde serão emitidos pulsos de alta potência com a finalidade de abater o mosquito</w:t>
      </w:r>
      <w:r w:rsidR="003545F7">
        <w:rPr>
          <w:lang w:eastAsia="pt-BR"/>
        </w:rPr>
        <w:t xml:space="preserve"> como mostrado na </w:t>
      </w:r>
      <w:r w:rsidR="003545F7">
        <w:rPr>
          <w:lang w:eastAsia="pt-BR"/>
        </w:rPr>
        <w:fldChar w:fldCharType="begin"/>
      </w:r>
      <w:r w:rsidR="003545F7">
        <w:rPr>
          <w:lang w:eastAsia="pt-BR"/>
        </w:rPr>
        <w:instrText xml:space="preserve"> REF _Ref511030080 \h </w:instrText>
      </w:r>
      <w:r w:rsidR="003545F7">
        <w:rPr>
          <w:lang w:eastAsia="pt-BR"/>
        </w:rPr>
      </w:r>
      <w:r w:rsidR="003545F7">
        <w:rPr>
          <w:lang w:eastAsia="pt-BR"/>
        </w:rPr>
        <w:fldChar w:fldCharType="separate"/>
      </w:r>
      <w:r w:rsidR="007D3B9F">
        <w:t xml:space="preserve">Figura </w:t>
      </w:r>
      <w:r w:rsidR="007D3B9F">
        <w:rPr>
          <w:noProof/>
        </w:rPr>
        <w:t>13</w:t>
      </w:r>
      <w:r w:rsidR="003545F7">
        <w:rPr>
          <w:lang w:eastAsia="pt-BR"/>
        </w:rPr>
        <w:fldChar w:fldCharType="end"/>
      </w:r>
      <w:r>
        <w:rPr>
          <w:lang w:eastAsia="pt-BR"/>
        </w:rPr>
        <w:t>.</w:t>
      </w:r>
      <w:r w:rsidRPr="003E5210">
        <w:rPr>
          <w:lang w:eastAsia="pt-BR"/>
        </w:rPr>
        <w:t xml:space="preserve"> </w:t>
      </w:r>
    </w:p>
    <w:p w14:paraId="6E6DCFCB" w14:textId="0294820E" w:rsidR="00E163F3" w:rsidRDefault="00E163F3" w:rsidP="00E163F3">
      <w:pPr>
        <w:pStyle w:val="Legenda"/>
        <w:keepNext/>
        <w:jc w:val="center"/>
      </w:pPr>
      <w:bookmarkStart w:id="69" w:name="_Ref511030080"/>
      <w:bookmarkStart w:id="70" w:name="_Toc511807142"/>
      <w:r>
        <w:t xml:space="preserve">Figura </w:t>
      </w:r>
      <w:r w:rsidR="00063F83">
        <w:fldChar w:fldCharType="begin"/>
      </w:r>
      <w:r w:rsidR="00063F83">
        <w:instrText xml:space="preserve"> SEQ Figura \* ARABIC </w:instrText>
      </w:r>
      <w:r w:rsidR="00063F83">
        <w:fldChar w:fldCharType="separate"/>
      </w:r>
      <w:r w:rsidR="004A345E">
        <w:rPr>
          <w:noProof/>
        </w:rPr>
        <w:t>13</w:t>
      </w:r>
      <w:r w:rsidR="00063F83">
        <w:fldChar w:fldCharType="end"/>
      </w:r>
      <w:bookmarkEnd w:id="69"/>
      <w:r>
        <w:t xml:space="preserve"> - Eliminação</w:t>
      </w:r>
      <w:bookmarkEnd w:id="70"/>
    </w:p>
    <w:p w14:paraId="637625A2" w14:textId="01846C48" w:rsidR="008A4AC6" w:rsidRDefault="00E163F3" w:rsidP="008A4AC6">
      <w:pPr>
        <w:pStyle w:val="Subttulolegenda"/>
      </w:pPr>
      <w:r>
        <w:rPr>
          <w:noProof/>
        </w:rPr>
        <w:drawing>
          <wp:inline distT="0" distB="0" distL="0" distR="0" wp14:anchorId="60C3E8BF" wp14:editId="5938620C">
            <wp:extent cx="5394960" cy="1752600"/>
            <wp:effectExtent l="0" t="0" r="0" b="0"/>
            <wp:docPr id="13" name="Imagem 13" descr="C:\Users\USUARIO\AppData\Local\Microsoft\Windows\INetCache\Content.Word\Elimin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UARIO\AppData\Local\Microsoft\Windows\INetCache\Content.Word\Eliminacao.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4960" cy="1752600"/>
                    </a:xfrm>
                    <a:prstGeom prst="rect">
                      <a:avLst/>
                    </a:prstGeom>
                    <a:noFill/>
                    <a:ln>
                      <a:noFill/>
                    </a:ln>
                  </pic:spPr>
                </pic:pic>
              </a:graphicData>
            </a:graphic>
          </wp:inline>
        </w:drawing>
      </w:r>
      <w:r>
        <w:br/>
        <w:t>Fonte: O autor 2018</w:t>
      </w:r>
    </w:p>
    <w:p w14:paraId="503AC4B9" w14:textId="77777777" w:rsidR="008A4AC6" w:rsidRDefault="008A4AC6">
      <w:pPr>
        <w:rPr>
          <w:rFonts w:eastAsia="Times New Roman" w:cs="Times New Roman"/>
          <w:sz w:val="20"/>
          <w:szCs w:val="20"/>
          <w:lang w:eastAsia="pt-BR"/>
        </w:rPr>
      </w:pPr>
      <w:r>
        <w:br w:type="page"/>
      </w:r>
    </w:p>
    <w:p w14:paraId="1B64B51A" w14:textId="3CC29AA3" w:rsidR="008A4AC6" w:rsidRDefault="008A4AC6" w:rsidP="008A4AC6">
      <w:pPr>
        <w:pStyle w:val="Ttulo1"/>
      </w:pPr>
      <w:r>
        <w:lastRenderedPageBreak/>
        <w:t>RESULTADOS</w:t>
      </w:r>
    </w:p>
    <w:p w14:paraId="2B702C9B" w14:textId="7853D6BA" w:rsidR="00483DE5" w:rsidRDefault="000B2B8E" w:rsidP="00483DE5">
      <w:pPr>
        <w:jc w:val="both"/>
        <w:rPr>
          <w:lang w:eastAsia="pt-BR"/>
        </w:rPr>
      </w:pPr>
      <w:r>
        <w:rPr>
          <w:lang w:eastAsia="pt-BR"/>
        </w:rPr>
        <w:t xml:space="preserve">Os primeiros testes foram realizados para verificar </w:t>
      </w:r>
      <w:r w:rsidR="00D31C75">
        <w:rPr>
          <w:lang w:eastAsia="pt-BR"/>
        </w:rPr>
        <w:t xml:space="preserve">se </w:t>
      </w:r>
      <w:r>
        <w:rPr>
          <w:lang w:eastAsia="pt-BR"/>
        </w:rPr>
        <w:t xml:space="preserve">o funcionamento dos recursos utilizados </w:t>
      </w:r>
      <w:r w:rsidR="00483DE5">
        <w:rPr>
          <w:lang w:eastAsia="pt-BR"/>
        </w:rPr>
        <w:t xml:space="preserve">ocorreria </w:t>
      </w:r>
      <w:r w:rsidR="00D31C75">
        <w:rPr>
          <w:lang w:eastAsia="pt-BR"/>
        </w:rPr>
        <w:t>da forma esperada</w:t>
      </w:r>
      <w:r w:rsidR="00483DE5">
        <w:rPr>
          <w:lang w:eastAsia="pt-BR"/>
        </w:rPr>
        <w:t xml:space="preserve"> ou seria necessário alterar a hipótese construída com base na teoria do capítulo 2.</w:t>
      </w:r>
    </w:p>
    <w:p w14:paraId="2B97CDF2" w14:textId="08ACC413" w:rsidR="00483DE5" w:rsidRDefault="00483DE5" w:rsidP="00483DE5">
      <w:pPr>
        <w:jc w:val="both"/>
        <w:rPr>
          <w:lang w:eastAsia="pt-BR"/>
        </w:rPr>
      </w:pPr>
      <w:r>
        <w:rPr>
          <w:lang w:eastAsia="pt-BR"/>
        </w:rPr>
        <w:t xml:space="preserve">Para os recursos de hardware e software, nesses primeiros testes, foi possível também </w:t>
      </w:r>
      <w:r w:rsidR="00D31C75">
        <w:rPr>
          <w:lang w:eastAsia="pt-BR"/>
        </w:rPr>
        <w:t xml:space="preserve">ajustar </w:t>
      </w:r>
      <w:r>
        <w:rPr>
          <w:lang w:eastAsia="pt-BR"/>
        </w:rPr>
        <w:t>a parametrização e modo de operação.</w:t>
      </w:r>
    </w:p>
    <w:p w14:paraId="1C042DC9" w14:textId="77777777" w:rsidR="00F214EF" w:rsidRDefault="008A481C" w:rsidP="008A481C">
      <w:pPr>
        <w:ind w:firstLine="0"/>
        <w:jc w:val="both"/>
        <w:rPr>
          <w:lang w:eastAsia="pt-BR"/>
        </w:rPr>
      </w:pPr>
      <w:r>
        <w:rPr>
          <w:lang w:eastAsia="pt-BR"/>
        </w:rPr>
        <w:tab/>
        <w:t xml:space="preserve">Buscando realizar a leitura do sensor infravermelho em seguida transmiti-lo através da USB em modo de alta velocidade, foi constatado na folha de dados do microcontrolador utilizado que </w:t>
      </w:r>
      <w:r w:rsidR="00F214EF">
        <w:rPr>
          <w:lang w:eastAsia="pt-BR"/>
        </w:rPr>
        <w:t>o USB deveria operar à 48 MHz.</w:t>
      </w:r>
    </w:p>
    <w:p w14:paraId="66EACF96" w14:textId="4CA8A7F7" w:rsidR="00EE26FF" w:rsidRDefault="00F214EF" w:rsidP="005F0FFC">
      <w:pPr>
        <w:jc w:val="both"/>
        <w:rPr>
          <w:lang w:eastAsia="pt-BR"/>
        </w:rPr>
      </w:pPr>
      <w:r>
        <w:rPr>
          <w:lang w:eastAsia="pt-BR"/>
        </w:rPr>
        <w:t xml:space="preserve">Para microcontroladores da família PIC18F é usual utilizar um cristal oscilador </w:t>
      </w:r>
      <w:r w:rsidR="00091BA4">
        <w:rPr>
          <w:lang w:eastAsia="pt-BR"/>
        </w:rPr>
        <w:t>de 20MHz,</w:t>
      </w:r>
      <w:r w:rsidR="009135D6">
        <w:rPr>
          <w:lang w:eastAsia="pt-BR"/>
        </w:rPr>
        <w:t xml:space="preserve"> maior frequência compatível</w:t>
      </w:r>
      <w:r>
        <w:rPr>
          <w:lang w:eastAsia="pt-BR"/>
        </w:rPr>
        <w:t xml:space="preserve">. Assim, </w:t>
      </w:r>
      <w:r w:rsidR="008A481C">
        <w:rPr>
          <w:lang w:eastAsia="pt-BR"/>
        </w:rPr>
        <w:t>foi necessário utilizar o multiplicador de frequência</w:t>
      </w:r>
      <w:r w:rsidR="00E06197">
        <w:rPr>
          <w:lang w:eastAsia="pt-BR"/>
        </w:rPr>
        <w:t xml:space="preserve"> interno</w:t>
      </w:r>
      <w:r w:rsidR="005F0FFC">
        <w:rPr>
          <w:lang w:eastAsia="pt-BR"/>
        </w:rPr>
        <w:t xml:space="preserve">, dessa forma a partir de um </w:t>
      </w:r>
      <w:proofErr w:type="spellStart"/>
      <w:r w:rsidR="005F0FFC" w:rsidRPr="00E06197">
        <w:rPr>
          <w:i/>
          <w:lang w:eastAsia="pt-BR"/>
        </w:rPr>
        <w:t>clock</w:t>
      </w:r>
      <w:proofErr w:type="spellEnd"/>
      <w:r w:rsidR="005F0FFC">
        <w:rPr>
          <w:lang w:eastAsia="pt-BR"/>
        </w:rPr>
        <w:t xml:space="preserve"> de 4 MHz é possível produzir um </w:t>
      </w:r>
      <w:proofErr w:type="spellStart"/>
      <w:r w:rsidR="005F0FFC" w:rsidRPr="00E06197">
        <w:rPr>
          <w:i/>
          <w:lang w:eastAsia="pt-BR"/>
        </w:rPr>
        <w:t>clock</w:t>
      </w:r>
      <w:proofErr w:type="spellEnd"/>
      <w:r w:rsidR="005F0FFC">
        <w:rPr>
          <w:lang w:eastAsia="pt-BR"/>
        </w:rPr>
        <w:t xml:space="preserve"> de referência de até 96 MHz.</w:t>
      </w:r>
    </w:p>
    <w:p w14:paraId="5DD58B27" w14:textId="4675029B" w:rsidR="00E95451" w:rsidRDefault="005F0FFC" w:rsidP="005F0FFC">
      <w:pPr>
        <w:ind w:firstLine="0"/>
        <w:jc w:val="both"/>
        <w:rPr>
          <w:lang w:eastAsia="pt-BR"/>
        </w:rPr>
      </w:pPr>
      <w:r>
        <w:rPr>
          <w:lang w:eastAsia="pt-BR"/>
        </w:rPr>
        <w:tab/>
        <w:t xml:space="preserve">A transmissão de dados via USB utilizando a biblioteca </w:t>
      </w:r>
      <w:proofErr w:type="spellStart"/>
      <w:r w:rsidRPr="005F0FFC">
        <w:rPr>
          <w:lang w:eastAsia="pt-BR"/>
        </w:rPr>
        <w:t>usb_cdc.h</w:t>
      </w:r>
      <w:proofErr w:type="spellEnd"/>
      <w:r>
        <w:rPr>
          <w:lang w:eastAsia="pt-BR"/>
        </w:rPr>
        <w:t xml:space="preserve"> do compilador utilizado, </w:t>
      </w:r>
      <w:commentRangeStart w:id="71"/>
      <w:r>
        <w:rPr>
          <w:lang w:eastAsia="pt-BR"/>
        </w:rPr>
        <w:t xml:space="preserve">CCS C </w:t>
      </w:r>
      <w:proofErr w:type="spellStart"/>
      <w:r>
        <w:rPr>
          <w:lang w:eastAsia="pt-BR"/>
        </w:rPr>
        <w:t>Compiler</w:t>
      </w:r>
      <w:commentRangeEnd w:id="71"/>
      <w:proofErr w:type="spellEnd"/>
      <w:r w:rsidR="002177F8">
        <w:rPr>
          <w:rStyle w:val="Refdecomentrio"/>
        </w:rPr>
        <w:commentReference w:id="71"/>
      </w:r>
      <w:r>
        <w:rPr>
          <w:lang w:eastAsia="pt-BR"/>
        </w:rPr>
        <w:t xml:space="preserve">, foi realizada utilizando a velocidade </w:t>
      </w:r>
      <w:r w:rsidRPr="005F0FFC">
        <w:rPr>
          <w:lang w:eastAsia="pt-BR"/>
        </w:rPr>
        <w:t>115200</w:t>
      </w:r>
      <w:r>
        <w:rPr>
          <w:lang w:eastAsia="pt-BR"/>
        </w:rPr>
        <w:t xml:space="preserve"> </w:t>
      </w:r>
      <w:proofErr w:type="spellStart"/>
      <w:r>
        <w:rPr>
          <w:lang w:eastAsia="pt-BR"/>
        </w:rPr>
        <w:t>bps</w:t>
      </w:r>
      <w:proofErr w:type="spellEnd"/>
      <w:r>
        <w:rPr>
          <w:lang w:eastAsia="pt-BR"/>
        </w:rPr>
        <w:t xml:space="preserve"> e foi possível receber os dados em um monitor genérico de portas de comunicação, </w:t>
      </w:r>
      <w:r w:rsidR="002177F8">
        <w:rPr>
          <w:lang w:eastAsia="pt-BR"/>
        </w:rPr>
        <w:t xml:space="preserve">no </w:t>
      </w:r>
      <w:proofErr w:type="spellStart"/>
      <w:r w:rsidR="002177F8">
        <w:rPr>
          <w:lang w:eastAsia="pt-BR"/>
        </w:rPr>
        <w:t>PuTTY</w:t>
      </w:r>
      <w:proofErr w:type="spellEnd"/>
      <w:r w:rsidR="002177F8">
        <w:rPr>
          <w:lang w:eastAsia="pt-BR"/>
        </w:rPr>
        <w:t xml:space="preserve"> utilizando como parâmetro apenas a porta de comunicação e velocidade; e no </w:t>
      </w:r>
      <w:commentRangeStart w:id="72"/>
      <w:r w:rsidR="002177F8" w:rsidRPr="002177F8">
        <w:rPr>
          <w:lang w:eastAsia="pt-BR"/>
        </w:rPr>
        <w:t>MATLAB</w:t>
      </w:r>
      <w:r w:rsidR="002177F8">
        <w:rPr>
          <w:lang w:eastAsia="pt-BR"/>
        </w:rPr>
        <w:t xml:space="preserve"> </w:t>
      </w:r>
      <w:commentRangeEnd w:id="72"/>
      <w:r w:rsidR="002177F8">
        <w:rPr>
          <w:rStyle w:val="Refdecomentrio"/>
        </w:rPr>
        <w:commentReference w:id="72"/>
      </w:r>
      <w:r w:rsidR="002177F8">
        <w:rPr>
          <w:lang w:eastAsia="pt-BR"/>
        </w:rPr>
        <w:t>além da porta de entrada e velocidade utilizando tamanho da memória temporária para os dados e o tempo limite de recepção</w:t>
      </w:r>
      <w:r w:rsidR="00E06197">
        <w:rPr>
          <w:lang w:eastAsia="pt-BR"/>
        </w:rPr>
        <w:t xml:space="preserve"> como mostrado no </w:t>
      </w:r>
      <w:r w:rsidR="00E06197" w:rsidRPr="00E06197">
        <w:rPr>
          <w:highlight w:val="yellow"/>
          <w:lang w:eastAsia="pt-BR"/>
        </w:rPr>
        <w:t>ANEXO</w:t>
      </w:r>
      <w:r w:rsidR="00A76792">
        <w:rPr>
          <w:highlight w:val="yellow"/>
          <w:lang w:eastAsia="pt-BR"/>
        </w:rPr>
        <w:t xml:space="preserve"> 1</w:t>
      </w:r>
      <w:r w:rsidR="002177F8">
        <w:rPr>
          <w:lang w:eastAsia="pt-BR"/>
        </w:rPr>
        <w:t>.</w:t>
      </w:r>
    </w:p>
    <w:p w14:paraId="2D9DE049" w14:textId="1B219491" w:rsidR="00443A77" w:rsidRDefault="00F811C1" w:rsidP="005F0FFC">
      <w:pPr>
        <w:ind w:firstLine="0"/>
        <w:jc w:val="both"/>
        <w:rPr>
          <w:lang w:eastAsia="pt-BR"/>
        </w:rPr>
      </w:pPr>
      <w:r>
        <w:rPr>
          <w:lang w:eastAsia="pt-BR"/>
        </w:rPr>
        <w:tab/>
      </w:r>
      <w:r w:rsidR="003C0E0C">
        <w:rPr>
          <w:lang w:eastAsia="pt-BR"/>
        </w:rPr>
        <w:t xml:space="preserve"> </w:t>
      </w:r>
      <w:r w:rsidR="00574E84">
        <w:rPr>
          <w:lang w:eastAsia="pt-BR"/>
        </w:rPr>
        <w:t xml:space="preserve">Para selecionar o modo de operação do fotodiodo foi realizado um teste utilizando como fonte de luz um emissor infravermelho </w:t>
      </w:r>
      <w:r w:rsidR="00443A77">
        <w:rPr>
          <w:lang w:eastAsia="pt-BR"/>
        </w:rPr>
        <w:t>de uma distância A até a distância B.</w:t>
      </w:r>
      <w:r w:rsidR="00641720">
        <w:rPr>
          <w:lang w:eastAsia="pt-BR"/>
        </w:rPr>
        <w:t xml:space="preserve"> O fotodiodo utilizado possui um filtro e é sensível a ondas de aproximadamente 940 </w:t>
      </w:r>
      <w:proofErr w:type="spellStart"/>
      <w:r w:rsidR="00641720">
        <w:rPr>
          <w:lang w:eastAsia="pt-BR"/>
        </w:rPr>
        <w:t>nm</w:t>
      </w:r>
      <w:proofErr w:type="spellEnd"/>
      <w:r w:rsidR="00641720">
        <w:rPr>
          <w:lang w:eastAsia="pt-BR"/>
        </w:rPr>
        <w:t xml:space="preserve"> reduzindo a interferência da luz ambiente. </w:t>
      </w:r>
      <w:r w:rsidR="00443A77">
        <w:rPr>
          <w:lang w:eastAsia="pt-BR"/>
        </w:rPr>
        <w:t>D</w:t>
      </w:r>
      <w:r w:rsidR="00574E84">
        <w:rPr>
          <w:lang w:eastAsia="pt-BR"/>
        </w:rPr>
        <w:t>evido a linearidade será utilizado o modo fotocondutivo.</w:t>
      </w:r>
    </w:p>
    <w:p w14:paraId="4E841143" w14:textId="45086639" w:rsidR="002177F8" w:rsidRDefault="00574E84" w:rsidP="005F0FFC">
      <w:pPr>
        <w:ind w:firstLine="0"/>
        <w:jc w:val="both"/>
        <w:rPr>
          <w:lang w:eastAsia="pt-BR"/>
        </w:rPr>
      </w:pPr>
      <w:r w:rsidRPr="001338F5">
        <w:rPr>
          <w:highlight w:val="yellow"/>
          <w:lang w:eastAsia="pt-BR"/>
        </w:rPr>
        <w:t>[TABELA TESTE FOTO DIODO]</w:t>
      </w:r>
    </w:p>
    <w:p w14:paraId="6E466728" w14:textId="41BC9447" w:rsidR="00EC63EC" w:rsidRDefault="00EC63EC" w:rsidP="005F0FFC">
      <w:pPr>
        <w:ind w:firstLine="0"/>
        <w:jc w:val="both"/>
        <w:rPr>
          <w:lang w:eastAsia="pt-BR"/>
        </w:rPr>
      </w:pPr>
      <w:r>
        <w:rPr>
          <w:lang w:eastAsia="pt-BR"/>
        </w:rPr>
        <w:tab/>
        <w:t xml:space="preserve">Antes de realizar testes nos dispositivos foi feita uma simulação no </w:t>
      </w:r>
      <w:proofErr w:type="spellStart"/>
      <w:r>
        <w:rPr>
          <w:lang w:eastAsia="pt-BR"/>
        </w:rPr>
        <w:t>Proteus</w:t>
      </w:r>
      <w:proofErr w:type="spellEnd"/>
      <w:r>
        <w:rPr>
          <w:lang w:eastAsia="pt-BR"/>
        </w:rPr>
        <w:t xml:space="preserve"> para identificar possíveis erros na aquisição dos dados e no envio através da comunicação serial. A </w:t>
      </w:r>
      <w:r w:rsidR="00063F83">
        <w:rPr>
          <w:lang w:eastAsia="pt-BR"/>
        </w:rPr>
        <w:fldChar w:fldCharType="begin"/>
      </w:r>
      <w:r w:rsidR="00063F83">
        <w:rPr>
          <w:lang w:eastAsia="pt-BR"/>
        </w:rPr>
        <w:instrText xml:space="preserve"> REF _Ref774382 \h </w:instrText>
      </w:r>
      <w:r w:rsidR="00063F83">
        <w:rPr>
          <w:lang w:eastAsia="pt-BR"/>
        </w:rPr>
      </w:r>
      <w:r w:rsidR="00063F83">
        <w:rPr>
          <w:lang w:eastAsia="pt-BR"/>
        </w:rPr>
        <w:fldChar w:fldCharType="separate"/>
      </w:r>
      <w:r w:rsidR="00063F83">
        <w:t xml:space="preserve">Figura </w:t>
      </w:r>
      <w:r w:rsidR="00063F83">
        <w:rPr>
          <w:noProof/>
        </w:rPr>
        <w:t>14</w:t>
      </w:r>
      <w:r w:rsidR="00063F83">
        <w:rPr>
          <w:lang w:eastAsia="pt-BR"/>
        </w:rPr>
        <w:fldChar w:fldCharType="end"/>
      </w:r>
      <w:r w:rsidR="00063F83">
        <w:rPr>
          <w:lang w:eastAsia="pt-BR"/>
        </w:rPr>
        <w:t xml:space="preserve"> </w:t>
      </w:r>
      <w:r>
        <w:rPr>
          <w:lang w:eastAsia="pt-BR"/>
        </w:rPr>
        <w:t>mostra o esquemático dessa simulação</w:t>
      </w:r>
      <w:r w:rsidR="00E06197">
        <w:rPr>
          <w:lang w:eastAsia="pt-BR"/>
        </w:rPr>
        <w:t xml:space="preserve"> onde uma onda quadrada </w:t>
      </w:r>
    </w:p>
    <w:p w14:paraId="3F1A1C17" w14:textId="49E7BACB" w:rsidR="001C73A1" w:rsidRDefault="001C73A1" w:rsidP="001C73A1">
      <w:pPr>
        <w:pStyle w:val="Legenda"/>
        <w:keepNext/>
        <w:jc w:val="center"/>
      </w:pPr>
      <w:r>
        <w:lastRenderedPageBreak/>
        <w:t xml:space="preserve">Figura </w:t>
      </w:r>
      <w:r>
        <w:fldChar w:fldCharType="begin"/>
      </w:r>
      <w:r>
        <w:instrText xml:space="preserve"> SEQ Figura \* ARABIC </w:instrText>
      </w:r>
      <w:r>
        <w:fldChar w:fldCharType="separate"/>
      </w:r>
      <w:r w:rsidR="004A345E">
        <w:rPr>
          <w:noProof/>
        </w:rPr>
        <w:t>14</w:t>
      </w:r>
      <w:r>
        <w:fldChar w:fldCharType="end"/>
      </w:r>
      <w:r>
        <w:t xml:space="preserve"> - </w:t>
      </w:r>
      <w:r w:rsidRPr="003778CF">
        <w:t>Esquemático do teste de conversão e serial</w:t>
      </w:r>
    </w:p>
    <w:p w14:paraId="51F10EC3" w14:textId="2F81DAE5" w:rsidR="00E95451" w:rsidRDefault="00E06197" w:rsidP="00063F83">
      <w:pPr>
        <w:keepNext/>
        <w:ind w:firstLine="0"/>
        <w:jc w:val="center"/>
      </w:pPr>
      <w:r w:rsidRPr="00E06197">
        <w:rPr>
          <w:lang w:eastAsia="pt-BR"/>
        </w:rPr>
        <w:drawing>
          <wp:inline distT="0" distB="0" distL="0" distR="0" wp14:anchorId="7DF83ABB" wp14:editId="63F41759">
            <wp:extent cx="5311140" cy="4000500"/>
            <wp:effectExtent l="0" t="0" r="381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646" b="3817"/>
                    <a:stretch/>
                  </pic:blipFill>
                  <pic:spPr bwMode="auto">
                    <a:xfrm>
                      <a:off x="0" y="0"/>
                      <a:ext cx="5311140" cy="4000500"/>
                    </a:xfrm>
                    <a:prstGeom prst="rect">
                      <a:avLst/>
                    </a:prstGeom>
                    <a:ln>
                      <a:noFill/>
                    </a:ln>
                    <a:extLst>
                      <a:ext uri="{53640926-AAD7-44D8-BBD7-CCE9431645EC}">
                        <a14:shadowObscured xmlns:a14="http://schemas.microsoft.com/office/drawing/2010/main"/>
                      </a:ext>
                    </a:extLst>
                  </pic:spPr>
                </pic:pic>
              </a:graphicData>
            </a:graphic>
          </wp:inline>
        </w:drawing>
      </w:r>
    </w:p>
    <w:p w14:paraId="43872EC4" w14:textId="590A5A4B" w:rsidR="00F450D0" w:rsidRDefault="00F450D0" w:rsidP="00063F83">
      <w:pPr>
        <w:spacing w:before="240"/>
        <w:ind w:firstLine="0"/>
        <w:jc w:val="both"/>
        <w:rPr>
          <w:lang w:eastAsia="pt-BR"/>
        </w:rPr>
      </w:pPr>
      <w:r>
        <w:rPr>
          <w:lang w:eastAsia="pt-BR"/>
        </w:rPr>
        <w:tab/>
      </w:r>
      <w:r w:rsidR="00C119C4">
        <w:rPr>
          <w:lang w:eastAsia="pt-BR"/>
        </w:rPr>
        <w:t xml:space="preserve">A partir da discretização e transmissão </w:t>
      </w:r>
      <w:r w:rsidR="007A216F">
        <w:rPr>
          <w:lang w:eastAsia="pt-BR"/>
        </w:rPr>
        <w:t xml:space="preserve">dos dados pela serial </w:t>
      </w:r>
      <w:r w:rsidR="00C119C4">
        <w:rPr>
          <w:lang w:eastAsia="pt-BR"/>
        </w:rPr>
        <w:t>foi possível estabelecer uma frequência de amostragem de aproximadamente 2310 Hz</w:t>
      </w:r>
      <w:r w:rsidR="007A216F">
        <w:rPr>
          <w:lang w:eastAsia="pt-BR"/>
        </w:rPr>
        <w:t xml:space="preserve">, suficiente para reconstruir um sinal de até </w:t>
      </w:r>
      <w:r w:rsidR="006A5CB6">
        <w:rPr>
          <w:lang w:eastAsia="pt-BR"/>
        </w:rPr>
        <w:t xml:space="preserve">aproximadamente </w:t>
      </w:r>
      <w:r w:rsidR="007A216F">
        <w:rPr>
          <w:lang w:eastAsia="pt-BR"/>
        </w:rPr>
        <w:t>1000 Hz.</w:t>
      </w:r>
    </w:p>
    <w:p w14:paraId="76AAF309" w14:textId="0A8CE1C1" w:rsidR="007A216F" w:rsidRDefault="007A216F" w:rsidP="005F0FFC">
      <w:pPr>
        <w:ind w:firstLine="0"/>
        <w:jc w:val="both"/>
        <w:rPr>
          <w:lang w:eastAsia="pt-BR"/>
        </w:rPr>
      </w:pPr>
      <w:r>
        <w:rPr>
          <w:lang w:eastAsia="pt-BR"/>
        </w:rPr>
        <w:tab/>
        <w:t xml:space="preserve">Utilizando a transformada rápida de Fourier foi possível fazer a análise do espectro de frequência do sinal amostrado. Assim, foi adotado o tamanho das amostras como </w:t>
      </w:r>
      <w:r w:rsidR="00586DF5">
        <w:rPr>
          <w:lang w:eastAsia="pt-BR"/>
        </w:rPr>
        <w:t>11550</w:t>
      </w:r>
      <w:r>
        <w:rPr>
          <w:lang w:eastAsia="pt-BR"/>
        </w:rPr>
        <w:t xml:space="preserve"> corresponde</w:t>
      </w:r>
      <w:r w:rsidR="006A5CB6">
        <w:rPr>
          <w:lang w:eastAsia="pt-BR"/>
        </w:rPr>
        <w:t>ndo</w:t>
      </w:r>
      <w:r>
        <w:rPr>
          <w:lang w:eastAsia="pt-BR"/>
        </w:rPr>
        <w:t xml:space="preserve"> </w:t>
      </w:r>
      <w:r w:rsidR="006A5CB6">
        <w:rPr>
          <w:lang w:eastAsia="pt-BR"/>
        </w:rPr>
        <w:t>a aproximadamente</w:t>
      </w:r>
      <w:r w:rsidR="00EC63EC">
        <w:rPr>
          <w:lang w:eastAsia="pt-BR"/>
        </w:rPr>
        <w:t xml:space="preserve"> </w:t>
      </w:r>
      <w:r w:rsidR="00586DF5">
        <w:rPr>
          <w:lang w:eastAsia="pt-BR"/>
        </w:rPr>
        <w:t xml:space="preserve">cinco </w:t>
      </w:r>
      <w:r>
        <w:rPr>
          <w:lang w:eastAsia="pt-BR"/>
        </w:rPr>
        <w:t>segundo</w:t>
      </w:r>
      <w:r w:rsidR="00586DF5">
        <w:rPr>
          <w:lang w:eastAsia="pt-BR"/>
        </w:rPr>
        <w:t>s</w:t>
      </w:r>
      <w:r>
        <w:rPr>
          <w:lang w:eastAsia="pt-BR"/>
        </w:rPr>
        <w:t>.</w:t>
      </w:r>
    </w:p>
    <w:p w14:paraId="4D8BD120" w14:textId="7E15A479" w:rsidR="001338F5" w:rsidRDefault="00586DF5" w:rsidP="005F0FFC">
      <w:pPr>
        <w:ind w:firstLine="0"/>
        <w:jc w:val="both"/>
        <w:rPr>
          <w:lang w:eastAsia="pt-BR"/>
        </w:rPr>
      </w:pPr>
      <w:r>
        <w:rPr>
          <w:lang w:eastAsia="pt-BR"/>
        </w:rPr>
        <w:tab/>
        <w:t xml:space="preserve">Um teste de oclusão em baixa frequência foi feito para verificar o funcionamento do sensor e do algoritmo </w:t>
      </w:r>
      <w:proofErr w:type="spellStart"/>
      <w:r>
        <w:rPr>
          <w:lang w:eastAsia="pt-BR"/>
        </w:rPr>
        <w:t>sample.m</w:t>
      </w:r>
      <w:proofErr w:type="spellEnd"/>
      <w:r w:rsidR="00063F83">
        <w:rPr>
          <w:highlight w:val="yellow"/>
          <w:lang w:eastAsia="pt-BR"/>
        </w:rPr>
        <w:t xml:space="preserve"> </w:t>
      </w:r>
      <w:r w:rsidRPr="00586DF5">
        <w:rPr>
          <w:highlight w:val="yellow"/>
          <w:lang w:eastAsia="pt-BR"/>
        </w:rPr>
        <w:t>ANEXO</w:t>
      </w:r>
      <w:r w:rsidR="00063F83">
        <w:rPr>
          <w:highlight w:val="yellow"/>
          <w:lang w:eastAsia="pt-BR"/>
        </w:rPr>
        <w:t xml:space="preserve"> 2</w:t>
      </w:r>
      <w:r w:rsidR="001338F5">
        <w:rPr>
          <w:lang w:eastAsia="pt-BR"/>
        </w:rPr>
        <w:t>,</w:t>
      </w:r>
      <w:r>
        <w:rPr>
          <w:lang w:eastAsia="pt-BR"/>
        </w:rPr>
        <w:t xml:space="preserve"> como mostrado na </w:t>
      </w:r>
      <w:r w:rsidRPr="00586DF5">
        <w:rPr>
          <w:highlight w:val="yellow"/>
          <w:lang w:eastAsia="pt-BR"/>
        </w:rPr>
        <w:t>FIGURA X</w:t>
      </w:r>
      <w:r>
        <w:rPr>
          <w:lang w:eastAsia="pt-BR"/>
        </w:rPr>
        <w:t>.</w:t>
      </w:r>
    </w:p>
    <w:p w14:paraId="6BD330E9" w14:textId="40FD2B49" w:rsidR="00586DF5" w:rsidRDefault="00586DF5" w:rsidP="005F0FFC">
      <w:pPr>
        <w:ind w:firstLine="0"/>
        <w:jc w:val="both"/>
        <w:rPr>
          <w:lang w:eastAsia="pt-BR"/>
        </w:rPr>
      </w:pPr>
      <w:r w:rsidRPr="001338F5">
        <w:rPr>
          <w:highlight w:val="yellow"/>
          <w:lang w:eastAsia="pt-BR"/>
        </w:rPr>
        <w:t>[FIGURA TESTE DE OCLUSAO]</w:t>
      </w:r>
    </w:p>
    <w:p w14:paraId="7D7D7465" w14:textId="62B7AA4D" w:rsidR="00694452" w:rsidRDefault="00694452" w:rsidP="00694452">
      <w:pPr>
        <w:jc w:val="both"/>
        <w:rPr>
          <w:lang w:eastAsia="pt-BR"/>
        </w:rPr>
      </w:pPr>
      <w:r>
        <w:rPr>
          <w:lang w:eastAsia="pt-BR"/>
        </w:rPr>
        <w:t xml:space="preserve">Foram feitas tentativas de realizar leituras com mosquitos capturados no ambiente, porém o processo se mostrou ineficiente visto que não era possível obter quantidade expressiva de mosquitos para realizar os testes. Além da </w:t>
      </w:r>
      <w:r>
        <w:rPr>
          <w:lang w:eastAsia="pt-BR"/>
        </w:rPr>
        <w:lastRenderedPageBreak/>
        <w:t xml:space="preserve">pequena quantidade capturada, era necessário que todos os mosquitos fossem da espécie </w:t>
      </w:r>
      <w:r w:rsidRPr="00C33C00">
        <w:rPr>
          <w:lang w:eastAsia="pt-BR"/>
        </w:rPr>
        <w:t>Aedes aegypti</w:t>
      </w:r>
      <w:r>
        <w:rPr>
          <w:lang w:eastAsia="pt-BR"/>
        </w:rPr>
        <w:t xml:space="preserve"> e preferencialmente mesma idade e sexo.</w:t>
      </w:r>
    </w:p>
    <w:p w14:paraId="50E74146" w14:textId="77777777" w:rsidR="00694452" w:rsidRDefault="00694452" w:rsidP="00694452">
      <w:pPr>
        <w:jc w:val="both"/>
        <w:rPr>
          <w:lang w:eastAsia="pt-BR"/>
        </w:rPr>
      </w:pPr>
      <w:r>
        <w:rPr>
          <w:lang w:eastAsia="pt-BR"/>
        </w:rPr>
        <w:t xml:space="preserve">Com auxílio da </w:t>
      </w:r>
      <w:proofErr w:type="spellStart"/>
      <w:r w:rsidRPr="00E560A7">
        <w:rPr>
          <w:lang w:eastAsia="pt-BR"/>
        </w:rPr>
        <w:t>Biofábrica</w:t>
      </w:r>
      <w:proofErr w:type="spellEnd"/>
      <w:r w:rsidRPr="00E560A7">
        <w:rPr>
          <w:lang w:eastAsia="pt-BR"/>
        </w:rPr>
        <w:t xml:space="preserve"> </w:t>
      </w:r>
      <w:proofErr w:type="spellStart"/>
      <w:r w:rsidRPr="00E560A7">
        <w:rPr>
          <w:lang w:eastAsia="pt-BR"/>
        </w:rPr>
        <w:t>Moscamed</w:t>
      </w:r>
      <w:proofErr w:type="spellEnd"/>
      <w:r w:rsidRPr="00E560A7">
        <w:rPr>
          <w:lang w:eastAsia="pt-BR"/>
        </w:rPr>
        <w:t xml:space="preserve"> Brasil</w:t>
      </w:r>
      <w:r>
        <w:rPr>
          <w:lang w:eastAsia="pt-BR"/>
        </w:rPr>
        <w:t xml:space="preserve"> foi possível realizar testes mais eficientes onde foi possível especificar a quantidade exata de mosquitos garantindo que todos possuíssem mesma idade e sexo.</w:t>
      </w:r>
    </w:p>
    <w:p w14:paraId="3E884179" w14:textId="397B0557" w:rsidR="001338F5" w:rsidRDefault="00694452" w:rsidP="005F0FFC">
      <w:pPr>
        <w:ind w:firstLine="0"/>
        <w:jc w:val="both"/>
        <w:rPr>
          <w:lang w:eastAsia="pt-BR"/>
        </w:rPr>
      </w:pPr>
      <w:r>
        <w:rPr>
          <w:lang w:eastAsia="pt-BR"/>
        </w:rPr>
        <w:tab/>
        <w:t xml:space="preserve">Para atender alguns requisitos exigidos pela </w:t>
      </w:r>
      <w:proofErr w:type="spellStart"/>
      <w:r>
        <w:rPr>
          <w:lang w:eastAsia="pt-BR"/>
        </w:rPr>
        <w:t>Moscamed</w:t>
      </w:r>
      <w:proofErr w:type="spellEnd"/>
      <w:r>
        <w:rPr>
          <w:lang w:eastAsia="pt-BR"/>
        </w:rPr>
        <w:t>, foram feitas algumas alterações na estrutura de teste</w:t>
      </w:r>
      <w:r w:rsidR="001338F5">
        <w:rPr>
          <w:lang w:eastAsia="pt-BR"/>
        </w:rPr>
        <w:t>. A estrutura</w:t>
      </w:r>
      <w:r w:rsidR="00A76792">
        <w:rPr>
          <w:lang w:eastAsia="pt-BR"/>
        </w:rPr>
        <w:t xml:space="preserve"> passou a</w:t>
      </w:r>
      <w:r w:rsidR="001338F5">
        <w:rPr>
          <w:lang w:eastAsia="pt-BR"/>
        </w:rPr>
        <w:t xml:space="preserve"> possui</w:t>
      </w:r>
      <w:r w:rsidR="00A76792">
        <w:rPr>
          <w:lang w:eastAsia="pt-BR"/>
        </w:rPr>
        <w:t>r</w:t>
      </w:r>
      <w:r w:rsidR="001338F5">
        <w:rPr>
          <w:lang w:eastAsia="pt-BR"/>
        </w:rPr>
        <w:t xml:space="preserve"> três entradas, seis divisórias móveis e um compartimento central para instalação do sensor.</w:t>
      </w:r>
    </w:p>
    <w:p w14:paraId="5531FA9C" w14:textId="52B6A2DF" w:rsidR="00D713A2" w:rsidRDefault="001338F5" w:rsidP="005F0FFC">
      <w:pPr>
        <w:ind w:firstLine="0"/>
        <w:jc w:val="both"/>
        <w:rPr>
          <w:noProof/>
          <w:lang w:eastAsia="pt-BR"/>
        </w:rPr>
      </w:pPr>
      <w:r>
        <w:rPr>
          <w:lang w:eastAsia="pt-BR"/>
        </w:rPr>
        <w:tab/>
        <w:t>A</w:t>
      </w:r>
      <w:r w:rsidR="00063F83">
        <w:rPr>
          <w:lang w:eastAsia="pt-BR"/>
        </w:rPr>
        <w:t xml:space="preserve"> </w:t>
      </w:r>
      <w:r w:rsidR="00063F83">
        <w:rPr>
          <w:lang w:eastAsia="pt-BR"/>
        </w:rPr>
        <w:fldChar w:fldCharType="begin"/>
      </w:r>
      <w:r w:rsidR="00063F83">
        <w:rPr>
          <w:lang w:eastAsia="pt-BR"/>
        </w:rPr>
        <w:instrText xml:space="preserve"> REF _Ref774679 \h </w:instrText>
      </w:r>
      <w:r w:rsidR="00063F83">
        <w:rPr>
          <w:lang w:eastAsia="pt-BR"/>
        </w:rPr>
      </w:r>
      <w:r w:rsidR="00063F83">
        <w:rPr>
          <w:lang w:eastAsia="pt-BR"/>
        </w:rPr>
        <w:fldChar w:fldCharType="separate"/>
      </w:r>
      <w:r w:rsidR="00063F83">
        <w:t xml:space="preserve">Figura </w:t>
      </w:r>
      <w:r w:rsidR="00063F83">
        <w:rPr>
          <w:noProof/>
        </w:rPr>
        <w:t>15</w:t>
      </w:r>
      <w:r w:rsidR="00063F83">
        <w:rPr>
          <w:lang w:eastAsia="pt-BR"/>
        </w:rPr>
        <w:fldChar w:fldCharType="end"/>
      </w:r>
      <w:r>
        <w:rPr>
          <w:lang w:eastAsia="pt-BR"/>
        </w:rPr>
        <w:t xml:space="preserve"> mostra a estrutura que foi feita em acrílico para permitir a melhor visualização da localização dos mosquitos bem como sua manipulação.</w:t>
      </w:r>
    </w:p>
    <w:p w14:paraId="2966A3CF" w14:textId="38D5A731" w:rsidR="00063F83" w:rsidRDefault="00063F83" w:rsidP="00063F83">
      <w:pPr>
        <w:pStyle w:val="Legenda"/>
        <w:keepNext/>
        <w:jc w:val="center"/>
      </w:pPr>
      <w:r>
        <w:t xml:space="preserve">Figura </w:t>
      </w:r>
      <w:r>
        <w:fldChar w:fldCharType="begin"/>
      </w:r>
      <w:r>
        <w:instrText xml:space="preserve"> SEQ Figura \* ARABIC </w:instrText>
      </w:r>
      <w:r>
        <w:fldChar w:fldCharType="separate"/>
      </w:r>
      <w:r w:rsidR="004A345E">
        <w:rPr>
          <w:noProof/>
        </w:rPr>
        <w:t>15</w:t>
      </w:r>
      <w:r>
        <w:fldChar w:fldCharType="end"/>
      </w:r>
      <w:r>
        <w:t xml:space="preserve"> - </w:t>
      </w:r>
      <w:r w:rsidRPr="00883C56">
        <w:t>Estrutura de testes</w:t>
      </w:r>
    </w:p>
    <w:p w14:paraId="76253733" w14:textId="6D80DDF5" w:rsidR="00E560A7" w:rsidRDefault="00D713A2" w:rsidP="00063F83">
      <w:pPr>
        <w:keepNext/>
        <w:ind w:firstLine="0"/>
        <w:jc w:val="both"/>
      </w:pPr>
      <w:r>
        <w:rPr>
          <w:noProof/>
          <w:lang w:eastAsia="pt-BR"/>
        </w:rPr>
        <w:drawing>
          <wp:inline distT="0" distB="0" distL="0" distR="0" wp14:anchorId="2B160856" wp14:editId="074A97E6">
            <wp:extent cx="5394960" cy="3634740"/>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3634740"/>
                    </a:xfrm>
                    <a:prstGeom prst="rect">
                      <a:avLst/>
                    </a:prstGeom>
                    <a:noFill/>
                    <a:ln>
                      <a:noFill/>
                    </a:ln>
                  </pic:spPr>
                </pic:pic>
              </a:graphicData>
            </a:graphic>
          </wp:inline>
        </w:drawing>
      </w:r>
    </w:p>
    <w:p w14:paraId="09A42807" w14:textId="684C4C0D" w:rsidR="00E560A7" w:rsidRDefault="00E560A7" w:rsidP="00063F83">
      <w:pPr>
        <w:ind w:firstLine="0"/>
        <w:jc w:val="both"/>
        <w:rPr>
          <w:lang w:eastAsia="pt-BR"/>
        </w:rPr>
      </w:pPr>
      <w:r>
        <w:rPr>
          <w:lang w:eastAsia="pt-BR"/>
        </w:rPr>
        <w:tab/>
        <w:t>Os mosquitos poderiam ser transferidos para a estrutura de testes pela utilização de dois métodos</w:t>
      </w:r>
      <w:r w:rsidR="008D463A">
        <w:rPr>
          <w:lang w:eastAsia="pt-BR"/>
        </w:rPr>
        <w:t>, fazendo a sucção utilizando o acessório mostrado na</w:t>
      </w:r>
      <w:r w:rsidR="00063F83">
        <w:rPr>
          <w:lang w:eastAsia="pt-BR"/>
        </w:rPr>
        <w:t xml:space="preserve"> </w:t>
      </w:r>
      <w:r w:rsidR="00063F83">
        <w:rPr>
          <w:highlight w:val="yellow"/>
          <w:lang w:eastAsia="pt-BR"/>
        </w:rPr>
        <w:fldChar w:fldCharType="begin"/>
      </w:r>
      <w:r w:rsidR="00063F83">
        <w:rPr>
          <w:lang w:eastAsia="pt-BR"/>
        </w:rPr>
        <w:instrText xml:space="preserve"> REF _Ref774743 \h </w:instrText>
      </w:r>
      <w:r w:rsidR="00063F83">
        <w:rPr>
          <w:highlight w:val="yellow"/>
          <w:lang w:eastAsia="pt-BR"/>
        </w:rPr>
      </w:r>
      <w:r w:rsidR="00063F83">
        <w:rPr>
          <w:highlight w:val="yellow"/>
          <w:lang w:eastAsia="pt-BR"/>
        </w:rPr>
        <w:fldChar w:fldCharType="separate"/>
      </w:r>
      <w:r w:rsidR="00063F83">
        <w:t xml:space="preserve">Figura </w:t>
      </w:r>
      <w:r w:rsidR="00063F83">
        <w:rPr>
          <w:noProof/>
        </w:rPr>
        <w:t>16</w:t>
      </w:r>
      <w:r w:rsidR="00063F83">
        <w:rPr>
          <w:highlight w:val="yellow"/>
          <w:lang w:eastAsia="pt-BR"/>
        </w:rPr>
        <w:fldChar w:fldCharType="end"/>
      </w:r>
      <w:r w:rsidR="008D463A">
        <w:rPr>
          <w:lang w:eastAsia="pt-BR"/>
        </w:rPr>
        <w:t>, ou através do congelamento que provoca paralisia temporária no mosquito.</w:t>
      </w:r>
    </w:p>
    <w:p w14:paraId="2BCE6851" w14:textId="75859380" w:rsidR="00063F83" w:rsidRDefault="00063F83" w:rsidP="00063F83">
      <w:pPr>
        <w:pStyle w:val="Legenda"/>
        <w:keepNext/>
        <w:jc w:val="center"/>
      </w:pPr>
      <w:r>
        <w:lastRenderedPageBreak/>
        <w:t xml:space="preserve">Figura </w:t>
      </w:r>
      <w:r>
        <w:fldChar w:fldCharType="begin"/>
      </w:r>
      <w:r>
        <w:instrText xml:space="preserve"> SEQ Figura \* ARABIC </w:instrText>
      </w:r>
      <w:r>
        <w:fldChar w:fldCharType="separate"/>
      </w:r>
      <w:r w:rsidR="004A345E">
        <w:rPr>
          <w:noProof/>
        </w:rPr>
        <w:t>16</w:t>
      </w:r>
      <w:r>
        <w:fldChar w:fldCharType="end"/>
      </w:r>
      <w:r>
        <w:t xml:space="preserve"> - </w:t>
      </w:r>
      <w:r w:rsidRPr="00B509F4">
        <w:t>Acessório para transferir os mosquitos</w:t>
      </w:r>
    </w:p>
    <w:p w14:paraId="3C623EF2" w14:textId="249E4480" w:rsidR="008D463A" w:rsidRDefault="008D463A" w:rsidP="00063F83">
      <w:pPr>
        <w:keepNext/>
        <w:ind w:firstLine="0"/>
        <w:jc w:val="center"/>
      </w:pPr>
      <w:r w:rsidRPr="008D463A">
        <w:rPr>
          <w:lang w:eastAsia="pt-BR"/>
        </w:rPr>
        <w:drawing>
          <wp:inline distT="0" distB="0" distL="0" distR="0" wp14:anchorId="2FD98A00" wp14:editId="2EC41184">
            <wp:extent cx="2643738" cy="4076065"/>
            <wp:effectExtent l="762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BEBA8EAE-BF5A-486C-A8C5-ECC9F3942E4B}">
                          <a14:imgProps xmlns:a14="http://schemas.microsoft.com/office/drawing/2010/main">
                            <a14:imgLayer r:embed="rId29">
                              <a14:imgEffect>
                                <a14:brightnessContrast bright="20000" contrast="40000"/>
                              </a14:imgEffect>
                            </a14:imgLayer>
                          </a14:imgProps>
                        </a:ext>
                      </a:extLst>
                    </a:blip>
                    <a:srcRect l="5458"/>
                    <a:stretch/>
                  </pic:blipFill>
                  <pic:spPr bwMode="auto">
                    <a:xfrm rot="5400000">
                      <a:off x="0" y="0"/>
                      <a:ext cx="2656560" cy="4095833"/>
                    </a:xfrm>
                    <a:prstGeom prst="rect">
                      <a:avLst/>
                    </a:prstGeom>
                    <a:ln>
                      <a:noFill/>
                    </a:ln>
                    <a:extLst>
                      <a:ext uri="{53640926-AAD7-44D8-BBD7-CCE9431645EC}">
                        <a14:shadowObscured xmlns:a14="http://schemas.microsoft.com/office/drawing/2010/main"/>
                      </a:ext>
                    </a:extLst>
                  </pic:spPr>
                </pic:pic>
              </a:graphicData>
            </a:graphic>
          </wp:inline>
        </w:drawing>
      </w:r>
    </w:p>
    <w:p w14:paraId="132BA339" w14:textId="28F9D050" w:rsidR="00C33C00" w:rsidRDefault="008D463A" w:rsidP="00063F83">
      <w:pPr>
        <w:ind w:firstLine="0"/>
        <w:jc w:val="both"/>
        <w:rPr>
          <w:lang w:eastAsia="pt-BR"/>
        </w:rPr>
      </w:pPr>
      <w:r>
        <w:rPr>
          <w:lang w:eastAsia="pt-BR"/>
        </w:rPr>
        <w:tab/>
        <w:t>Por não ser possível determinar os efeitos do processo térmico foi utilizado o acessório para transferir os mosquitos com objetivo de minimizar possíveis alterações nas características analisadas no teste.</w:t>
      </w:r>
    </w:p>
    <w:p w14:paraId="12B95C91" w14:textId="59BD6DBF" w:rsidR="008D463A" w:rsidRDefault="008D463A" w:rsidP="005F0FFC">
      <w:pPr>
        <w:ind w:firstLine="0"/>
        <w:jc w:val="both"/>
        <w:rPr>
          <w:lang w:eastAsia="pt-BR"/>
        </w:rPr>
      </w:pPr>
      <w:r>
        <w:rPr>
          <w:lang w:eastAsia="pt-BR"/>
        </w:rPr>
        <w:tab/>
      </w:r>
      <w:commentRangeStart w:id="73"/>
      <w:r w:rsidR="007D3B9F">
        <w:rPr>
          <w:lang w:eastAsia="pt-BR"/>
        </w:rPr>
        <w:t>Com intuito de minimizar o ruído inerente ao dispositivo, normalmente aproximado por ruído branco, foram utilizados dois filtros com combinações de maior e menor magnitude com objetivo de minimizar o ruído aditivo</w:t>
      </w:r>
      <w:commentRangeEnd w:id="73"/>
      <w:r w:rsidR="007D3B9F">
        <w:rPr>
          <w:rStyle w:val="Refdecomentrio"/>
        </w:rPr>
        <w:commentReference w:id="73"/>
      </w:r>
      <w:r w:rsidR="007D3B9F">
        <w:rPr>
          <w:lang w:eastAsia="pt-BR"/>
        </w:rPr>
        <w:t>.</w:t>
      </w:r>
    </w:p>
    <w:p w14:paraId="47478833" w14:textId="77777777" w:rsidR="00B4247B" w:rsidRDefault="00B4247B" w:rsidP="00B4247B">
      <w:pPr>
        <w:ind w:firstLine="0"/>
        <w:jc w:val="both"/>
        <w:rPr>
          <w:lang w:eastAsia="pt-BR"/>
        </w:rPr>
      </w:pPr>
      <w:r>
        <w:rPr>
          <w:lang w:eastAsia="pt-BR"/>
        </w:rPr>
        <w:tab/>
        <w:t xml:space="preserve">Como o ruído branco está diretamente relacionado com a resistência foram utilizados os dois filtros e também foram realizadas leituras sem filtro. </w:t>
      </w:r>
    </w:p>
    <w:p w14:paraId="35106E87" w14:textId="10EEB394" w:rsidR="00B4247B" w:rsidRDefault="007D3B9F" w:rsidP="005F0FFC">
      <w:pPr>
        <w:ind w:firstLine="0"/>
        <w:jc w:val="both"/>
        <w:rPr>
          <w:lang w:eastAsia="pt-BR"/>
        </w:rPr>
      </w:pPr>
      <w:r>
        <w:rPr>
          <w:lang w:eastAsia="pt-BR"/>
        </w:rPr>
        <w:tab/>
        <w:t>Um filtro possui frequência de corte 284 Hz e magnitude de centenas de Ohms e o segundo filtro atenua frequências menores que 159 Hz e tem magnitude de dezenas de Ohms</w:t>
      </w:r>
      <w:r w:rsidR="00B4247B">
        <w:rPr>
          <w:lang w:eastAsia="pt-BR"/>
        </w:rPr>
        <w:t xml:space="preserve">, ambos do tipo </w:t>
      </w:r>
      <w:proofErr w:type="spellStart"/>
      <w:r w:rsidR="00B4247B">
        <w:rPr>
          <w:lang w:eastAsia="pt-BR"/>
        </w:rPr>
        <w:t>passa-altas</w:t>
      </w:r>
      <w:proofErr w:type="spellEnd"/>
      <w:r w:rsidR="00B4247B">
        <w:rPr>
          <w:lang w:eastAsia="pt-BR"/>
        </w:rPr>
        <w:t>.</w:t>
      </w:r>
    </w:p>
    <w:p w14:paraId="306BDBF4" w14:textId="1A25ED8C" w:rsidR="002640E8" w:rsidRDefault="002640E8" w:rsidP="005F0FFC">
      <w:pPr>
        <w:ind w:firstLine="0"/>
        <w:jc w:val="both"/>
        <w:rPr>
          <w:lang w:eastAsia="pt-BR"/>
        </w:rPr>
      </w:pPr>
      <w:r>
        <w:rPr>
          <w:lang w:eastAsia="pt-BR"/>
        </w:rPr>
        <w:tab/>
        <w:t xml:space="preserve">Foram utilizadas como fonte de energia baterias para evitar os ruídos provenientes da rede elétrica e das fontes chaveadas. </w:t>
      </w:r>
    </w:p>
    <w:p w14:paraId="6349731E" w14:textId="36DD0F3E" w:rsidR="001C73A1" w:rsidRDefault="00021985" w:rsidP="005F0FFC">
      <w:pPr>
        <w:ind w:firstLine="0"/>
        <w:jc w:val="both"/>
        <w:rPr>
          <w:lang w:eastAsia="pt-BR"/>
        </w:rPr>
      </w:pPr>
      <w:r>
        <w:rPr>
          <w:lang w:eastAsia="pt-BR"/>
        </w:rPr>
        <w:tab/>
      </w:r>
      <w:r w:rsidR="005D7DB3">
        <w:rPr>
          <w:lang w:eastAsia="pt-BR"/>
        </w:rPr>
        <w:t xml:space="preserve">A </w:t>
      </w:r>
      <w:r w:rsidR="005D7DB3" w:rsidRPr="005D7DB3">
        <w:rPr>
          <w:highlight w:val="yellow"/>
          <w:lang w:eastAsia="pt-BR"/>
        </w:rPr>
        <w:t>TABELA X</w:t>
      </w:r>
      <w:r w:rsidR="005D7DB3">
        <w:rPr>
          <w:lang w:eastAsia="pt-BR"/>
        </w:rPr>
        <w:t xml:space="preserve"> mostra a parametrização dos testes realizados na </w:t>
      </w:r>
      <w:proofErr w:type="spellStart"/>
      <w:r w:rsidR="005D7DB3">
        <w:rPr>
          <w:lang w:eastAsia="pt-BR"/>
        </w:rPr>
        <w:t>Moscamed</w:t>
      </w:r>
      <w:proofErr w:type="spellEnd"/>
      <w:r w:rsidR="005D7DB3">
        <w:rPr>
          <w:lang w:eastAsia="pt-BR"/>
        </w:rPr>
        <w:t xml:space="preserve"> indicando a respectiva quantidade de mosquitos</w:t>
      </w:r>
      <w:r w:rsidR="002640E8">
        <w:rPr>
          <w:lang w:eastAsia="pt-BR"/>
        </w:rPr>
        <w:t xml:space="preserve"> e leituras realizadas</w:t>
      </w:r>
      <w:r w:rsidR="005D7DB3">
        <w:rPr>
          <w:lang w:eastAsia="pt-BR"/>
        </w:rPr>
        <w:t>.</w:t>
      </w:r>
    </w:p>
    <w:p w14:paraId="599E84C7" w14:textId="77777777" w:rsidR="001C73A1" w:rsidRDefault="001C73A1">
      <w:pPr>
        <w:rPr>
          <w:lang w:eastAsia="pt-BR"/>
        </w:rPr>
      </w:pPr>
      <w:r>
        <w:rPr>
          <w:lang w:eastAsia="pt-BR"/>
        </w:rPr>
        <w:br w:type="page"/>
      </w:r>
    </w:p>
    <w:p w14:paraId="68402621" w14:textId="7762352B" w:rsidR="001C73A1" w:rsidRDefault="001C73A1" w:rsidP="001C73A1">
      <w:pPr>
        <w:pStyle w:val="Legenda"/>
        <w:keepNext/>
        <w:jc w:val="center"/>
      </w:pPr>
      <w:r>
        <w:lastRenderedPageBreak/>
        <w:t xml:space="preserve">Tabela </w:t>
      </w:r>
      <w:r>
        <w:fldChar w:fldCharType="begin"/>
      </w:r>
      <w:r>
        <w:instrText xml:space="preserve"> SEQ Tabela \* ARABIC </w:instrText>
      </w:r>
      <w:r>
        <w:fldChar w:fldCharType="separate"/>
      </w:r>
      <w:r>
        <w:rPr>
          <w:noProof/>
        </w:rPr>
        <w:t>4</w:t>
      </w:r>
      <w:r>
        <w:fldChar w:fldCharType="end"/>
      </w:r>
      <w:r>
        <w:t xml:space="preserve"> - </w:t>
      </w:r>
      <w:r>
        <w:rPr>
          <w:noProof/>
        </w:rPr>
        <w:t>Número de amostras</w:t>
      </w:r>
    </w:p>
    <w:tbl>
      <w:tblPr>
        <w:tblStyle w:val="TabelaSimples51"/>
        <w:tblW w:w="6663" w:type="dxa"/>
        <w:jc w:val="center"/>
        <w:tblLook w:val="04A0" w:firstRow="1" w:lastRow="0" w:firstColumn="1" w:lastColumn="0" w:noHBand="0" w:noVBand="1"/>
      </w:tblPr>
      <w:tblGrid>
        <w:gridCol w:w="1560"/>
        <w:gridCol w:w="1559"/>
        <w:gridCol w:w="1843"/>
        <w:gridCol w:w="1701"/>
      </w:tblGrid>
      <w:tr w:rsidR="004924AB" w:rsidRPr="004924AB" w14:paraId="5313EB13" w14:textId="77777777" w:rsidTr="004924AB">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560" w:type="dxa"/>
            <w:noWrap/>
            <w:hideMark/>
          </w:tcPr>
          <w:p w14:paraId="100FC5C1" w14:textId="77777777" w:rsidR="004924AB" w:rsidRPr="004924AB" w:rsidRDefault="004924AB" w:rsidP="004924AB">
            <w:pPr>
              <w:ind w:firstLine="0"/>
              <w:jc w:val="center"/>
              <w:rPr>
                <w:rFonts w:eastAsia="Times New Roman" w:cs="Arial"/>
                <w:color w:val="000000"/>
                <w:lang w:eastAsia="pt-BR"/>
              </w:rPr>
            </w:pPr>
            <w:r w:rsidRPr="004924AB">
              <w:rPr>
                <w:rFonts w:eastAsia="Times New Roman" w:cs="Arial"/>
                <w:color w:val="000000"/>
                <w:lang w:eastAsia="pt-BR"/>
              </w:rPr>
              <w:t>Nº FEMEAS</w:t>
            </w:r>
          </w:p>
        </w:tc>
        <w:tc>
          <w:tcPr>
            <w:tcW w:w="1559" w:type="dxa"/>
            <w:noWrap/>
            <w:hideMark/>
          </w:tcPr>
          <w:p w14:paraId="48222DAB" w14:textId="77777777" w:rsidR="004924AB" w:rsidRPr="004924AB" w:rsidRDefault="004924AB" w:rsidP="004924AB">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lang w:eastAsia="pt-BR"/>
              </w:rPr>
            </w:pPr>
            <w:r w:rsidRPr="004924AB">
              <w:rPr>
                <w:rFonts w:eastAsia="Times New Roman" w:cs="Arial"/>
                <w:color w:val="000000"/>
                <w:lang w:eastAsia="pt-BR"/>
              </w:rPr>
              <w:t>SEM FILTRO</w:t>
            </w:r>
          </w:p>
        </w:tc>
        <w:tc>
          <w:tcPr>
            <w:tcW w:w="1843" w:type="dxa"/>
            <w:noWrap/>
            <w:hideMark/>
          </w:tcPr>
          <w:p w14:paraId="623EDE92" w14:textId="77777777" w:rsidR="004924AB" w:rsidRPr="004924AB" w:rsidRDefault="004924AB" w:rsidP="004924AB">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lang w:eastAsia="pt-BR"/>
              </w:rPr>
            </w:pPr>
            <w:r w:rsidRPr="004924AB">
              <w:rPr>
                <w:rFonts w:eastAsia="Times New Roman" w:cs="Arial"/>
                <w:color w:val="000000"/>
                <w:lang w:eastAsia="pt-BR"/>
              </w:rPr>
              <w:t>FILTRO 284 Hz</w:t>
            </w:r>
          </w:p>
        </w:tc>
        <w:tc>
          <w:tcPr>
            <w:tcW w:w="1701" w:type="dxa"/>
            <w:noWrap/>
            <w:hideMark/>
          </w:tcPr>
          <w:p w14:paraId="20ED84FF" w14:textId="77777777" w:rsidR="004924AB" w:rsidRPr="004924AB" w:rsidRDefault="004924AB" w:rsidP="004924AB">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lang w:eastAsia="pt-BR"/>
              </w:rPr>
            </w:pPr>
            <w:r w:rsidRPr="004924AB">
              <w:rPr>
                <w:rFonts w:eastAsia="Times New Roman" w:cs="Arial"/>
                <w:color w:val="000000"/>
                <w:lang w:eastAsia="pt-BR"/>
              </w:rPr>
              <w:t>FILTRO 159 Hz</w:t>
            </w:r>
          </w:p>
        </w:tc>
      </w:tr>
      <w:tr w:rsidR="004924AB" w:rsidRPr="004924AB" w14:paraId="1FAF18AB" w14:textId="77777777" w:rsidTr="004924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E2E19D6" w14:textId="77777777" w:rsidR="004924AB" w:rsidRPr="004924AB" w:rsidRDefault="004924AB" w:rsidP="004924AB">
            <w:pPr>
              <w:ind w:firstLine="0"/>
              <w:jc w:val="center"/>
              <w:rPr>
                <w:rFonts w:eastAsia="Times New Roman" w:cs="Arial"/>
                <w:color w:val="000000"/>
                <w:lang w:eastAsia="pt-BR"/>
              </w:rPr>
            </w:pPr>
            <w:r w:rsidRPr="004924AB">
              <w:rPr>
                <w:rFonts w:eastAsia="Times New Roman" w:cs="Arial"/>
                <w:color w:val="000000"/>
                <w:lang w:eastAsia="pt-BR"/>
              </w:rPr>
              <w:t>6</w:t>
            </w:r>
          </w:p>
        </w:tc>
        <w:tc>
          <w:tcPr>
            <w:tcW w:w="1559" w:type="dxa"/>
            <w:noWrap/>
            <w:hideMark/>
          </w:tcPr>
          <w:p w14:paraId="09A1E9BB" w14:textId="77777777" w:rsidR="004924AB" w:rsidRPr="004924AB" w:rsidRDefault="004924AB" w:rsidP="004924AB">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pt-BR"/>
              </w:rPr>
            </w:pPr>
            <w:r w:rsidRPr="004924AB">
              <w:rPr>
                <w:rFonts w:eastAsia="Times New Roman" w:cs="Arial"/>
                <w:color w:val="000000"/>
                <w:lang w:eastAsia="pt-BR"/>
              </w:rPr>
              <w:t>16</w:t>
            </w:r>
          </w:p>
        </w:tc>
        <w:tc>
          <w:tcPr>
            <w:tcW w:w="1843" w:type="dxa"/>
            <w:noWrap/>
            <w:hideMark/>
          </w:tcPr>
          <w:p w14:paraId="23906D3F" w14:textId="77777777" w:rsidR="004924AB" w:rsidRPr="004924AB" w:rsidRDefault="004924AB" w:rsidP="004924AB">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pt-BR"/>
              </w:rPr>
            </w:pPr>
            <w:r w:rsidRPr="004924AB">
              <w:rPr>
                <w:rFonts w:eastAsia="Times New Roman" w:cs="Arial"/>
                <w:color w:val="000000"/>
                <w:lang w:eastAsia="pt-BR"/>
              </w:rPr>
              <w:t>-</w:t>
            </w:r>
          </w:p>
        </w:tc>
        <w:tc>
          <w:tcPr>
            <w:tcW w:w="1701" w:type="dxa"/>
            <w:noWrap/>
            <w:hideMark/>
          </w:tcPr>
          <w:p w14:paraId="76BBDA35" w14:textId="77777777" w:rsidR="004924AB" w:rsidRPr="004924AB" w:rsidRDefault="004924AB" w:rsidP="004924AB">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pt-BR"/>
              </w:rPr>
            </w:pPr>
            <w:r w:rsidRPr="004924AB">
              <w:rPr>
                <w:rFonts w:eastAsia="Times New Roman" w:cs="Arial"/>
                <w:color w:val="000000"/>
                <w:lang w:eastAsia="pt-BR"/>
              </w:rPr>
              <w:t>-</w:t>
            </w:r>
          </w:p>
        </w:tc>
      </w:tr>
      <w:tr w:rsidR="004924AB" w:rsidRPr="004924AB" w14:paraId="6C2AE929" w14:textId="77777777" w:rsidTr="004924AB">
        <w:trPr>
          <w:trHeight w:val="288"/>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1B5223E0" w14:textId="77777777" w:rsidR="004924AB" w:rsidRPr="004924AB" w:rsidRDefault="004924AB" w:rsidP="004924AB">
            <w:pPr>
              <w:ind w:firstLine="0"/>
              <w:jc w:val="center"/>
              <w:rPr>
                <w:rFonts w:eastAsia="Times New Roman" w:cs="Arial"/>
                <w:color w:val="000000"/>
                <w:lang w:eastAsia="pt-BR"/>
              </w:rPr>
            </w:pPr>
            <w:r w:rsidRPr="004924AB">
              <w:rPr>
                <w:rFonts w:eastAsia="Times New Roman" w:cs="Arial"/>
                <w:color w:val="000000"/>
                <w:lang w:eastAsia="pt-BR"/>
              </w:rPr>
              <w:t>17</w:t>
            </w:r>
          </w:p>
        </w:tc>
        <w:tc>
          <w:tcPr>
            <w:tcW w:w="1559" w:type="dxa"/>
            <w:noWrap/>
            <w:hideMark/>
          </w:tcPr>
          <w:p w14:paraId="3937145A" w14:textId="77777777" w:rsidR="004924AB" w:rsidRPr="004924AB" w:rsidRDefault="004924AB" w:rsidP="004924AB">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pt-BR"/>
              </w:rPr>
            </w:pPr>
            <w:r w:rsidRPr="004924AB">
              <w:rPr>
                <w:rFonts w:eastAsia="Times New Roman" w:cs="Arial"/>
                <w:color w:val="000000"/>
                <w:lang w:eastAsia="pt-BR"/>
              </w:rPr>
              <w:t>13</w:t>
            </w:r>
          </w:p>
        </w:tc>
        <w:tc>
          <w:tcPr>
            <w:tcW w:w="1843" w:type="dxa"/>
            <w:noWrap/>
            <w:hideMark/>
          </w:tcPr>
          <w:p w14:paraId="1114A195" w14:textId="77777777" w:rsidR="004924AB" w:rsidRPr="004924AB" w:rsidRDefault="004924AB" w:rsidP="004924AB">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pt-BR"/>
              </w:rPr>
            </w:pPr>
            <w:r w:rsidRPr="004924AB">
              <w:rPr>
                <w:rFonts w:eastAsia="Times New Roman" w:cs="Arial"/>
                <w:color w:val="000000"/>
                <w:lang w:eastAsia="pt-BR"/>
              </w:rPr>
              <w:t>16</w:t>
            </w:r>
          </w:p>
        </w:tc>
        <w:tc>
          <w:tcPr>
            <w:tcW w:w="1701" w:type="dxa"/>
            <w:noWrap/>
            <w:hideMark/>
          </w:tcPr>
          <w:p w14:paraId="5F877F48" w14:textId="77777777" w:rsidR="004924AB" w:rsidRPr="004924AB" w:rsidRDefault="004924AB" w:rsidP="004924AB">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pt-BR"/>
              </w:rPr>
            </w:pPr>
            <w:r w:rsidRPr="004924AB">
              <w:rPr>
                <w:rFonts w:eastAsia="Times New Roman" w:cs="Arial"/>
                <w:color w:val="000000"/>
                <w:lang w:eastAsia="pt-BR"/>
              </w:rPr>
              <w:t>9</w:t>
            </w:r>
          </w:p>
        </w:tc>
      </w:tr>
      <w:tr w:rsidR="004924AB" w:rsidRPr="004924AB" w14:paraId="682B40D2" w14:textId="77777777" w:rsidTr="004924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53FBB56" w14:textId="77777777" w:rsidR="004924AB" w:rsidRPr="004924AB" w:rsidRDefault="004924AB" w:rsidP="004924AB">
            <w:pPr>
              <w:ind w:firstLine="0"/>
              <w:jc w:val="center"/>
              <w:rPr>
                <w:rFonts w:eastAsia="Times New Roman" w:cs="Arial"/>
                <w:color w:val="000000"/>
                <w:lang w:eastAsia="pt-BR"/>
              </w:rPr>
            </w:pPr>
            <w:r w:rsidRPr="004924AB">
              <w:rPr>
                <w:rFonts w:eastAsia="Times New Roman" w:cs="Arial"/>
                <w:color w:val="000000"/>
                <w:lang w:eastAsia="pt-BR"/>
              </w:rPr>
              <w:t>27</w:t>
            </w:r>
          </w:p>
        </w:tc>
        <w:tc>
          <w:tcPr>
            <w:tcW w:w="1559" w:type="dxa"/>
            <w:noWrap/>
            <w:hideMark/>
          </w:tcPr>
          <w:p w14:paraId="3902AC62" w14:textId="77777777" w:rsidR="004924AB" w:rsidRPr="004924AB" w:rsidRDefault="004924AB" w:rsidP="004924AB">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pt-BR"/>
              </w:rPr>
            </w:pPr>
            <w:r w:rsidRPr="004924AB">
              <w:rPr>
                <w:rFonts w:eastAsia="Times New Roman" w:cs="Arial"/>
                <w:color w:val="000000"/>
                <w:lang w:eastAsia="pt-BR"/>
              </w:rPr>
              <w:t>14</w:t>
            </w:r>
          </w:p>
        </w:tc>
        <w:tc>
          <w:tcPr>
            <w:tcW w:w="1843" w:type="dxa"/>
            <w:noWrap/>
            <w:hideMark/>
          </w:tcPr>
          <w:p w14:paraId="369BF2C9" w14:textId="5306EA61" w:rsidR="004924AB" w:rsidRPr="004924AB" w:rsidRDefault="00694452" w:rsidP="004924AB">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pt-BR"/>
              </w:rPr>
            </w:pPr>
            <w:r>
              <w:rPr>
                <w:rFonts w:eastAsia="Times New Roman" w:cs="Arial"/>
                <w:color w:val="000000"/>
                <w:lang w:eastAsia="pt-BR"/>
              </w:rPr>
              <w:t>2</w:t>
            </w:r>
          </w:p>
        </w:tc>
        <w:tc>
          <w:tcPr>
            <w:tcW w:w="1701" w:type="dxa"/>
            <w:noWrap/>
            <w:hideMark/>
          </w:tcPr>
          <w:p w14:paraId="17BDD1ED" w14:textId="668E1A4E" w:rsidR="004924AB" w:rsidRPr="004924AB" w:rsidRDefault="00694452" w:rsidP="004924AB">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pt-BR"/>
              </w:rPr>
            </w:pPr>
            <w:r>
              <w:rPr>
                <w:rFonts w:eastAsia="Times New Roman" w:cs="Arial"/>
                <w:color w:val="000000"/>
                <w:lang w:eastAsia="pt-BR"/>
              </w:rPr>
              <w:t>3</w:t>
            </w:r>
          </w:p>
        </w:tc>
      </w:tr>
      <w:tr w:rsidR="004924AB" w:rsidRPr="004924AB" w14:paraId="49AB4CD3" w14:textId="77777777" w:rsidTr="004924AB">
        <w:trPr>
          <w:trHeight w:val="288"/>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5E629C51" w14:textId="77777777" w:rsidR="004924AB" w:rsidRPr="004924AB" w:rsidRDefault="004924AB" w:rsidP="004924AB">
            <w:pPr>
              <w:ind w:firstLine="0"/>
              <w:jc w:val="center"/>
              <w:rPr>
                <w:rFonts w:eastAsia="Times New Roman" w:cs="Arial"/>
                <w:color w:val="000000"/>
                <w:lang w:eastAsia="pt-BR"/>
              </w:rPr>
            </w:pPr>
            <w:r w:rsidRPr="004924AB">
              <w:rPr>
                <w:rFonts w:eastAsia="Times New Roman" w:cs="Arial"/>
                <w:color w:val="000000"/>
                <w:lang w:eastAsia="pt-BR"/>
              </w:rPr>
              <w:t>52</w:t>
            </w:r>
          </w:p>
        </w:tc>
        <w:tc>
          <w:tcPr>
            <w:tcW w:w="1559" w:type="dxa"/>
            <w:noWrap/>
            <w:hideMark/>
          </w:tcPr>
          <w:p w14:paraId="0813BC13" w14:textId="77777777" w:rsidR="004924AB" w:rsidRPr="004924AB" w:rsidRDefault="004924AB" w:rsidP="004924AB">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pt-BR"/>
              </w:rPr>
            </w:pPr>
            <w:r w:rsidRPr="004924AB">
              <w:rPr>
                <w:rFonts w:eastAsia="Times New Roman" w:cs="Arial"/>
                <w:color w:val="000000"/>
                <w:lang w:eastAsia="pt-BR"/>
              </w:rPr>
              <w:t>-</w:t>
            </w:r>
          </w:p>
        </w:tc>
        <w:tc>
          <w:tcPr>
            <w:tcW w:w="1843" w:type="dxa"/>
            <w:noWrap/>
            <w:hideMark/>
          </w:tcPr>
          <w:p w14:paraId="7822E6E9" w14:textId="77777777" w:rsidR="004924AB" w:rsidRPr="004924AB" w:rsidRDefault="004924AB" w:rsidP="004924AB">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pt-BR"/>
              </w:rPr>
            </w:pPr>
            <w:r w:rsidRPr="004924AB">
              <w:rPr>
                <w:rFonts w:eastAsia="Times New Roman" w:cs="Arial"/>
                <w:color w:val="000000"/>
                <w:lang w:eastAsia="pt-BR"/>
              </w:rPr>
              <w:t>12</w:t>
            </w:r>
          </w:p>
        </w:tc>
        <w:tc>
          <w:tcPr>
            <w:tcW w:w="1701" w:type="dxa"/>
            <w:noWrap/>
            <w:hideMark/>
          </w:tcPr>
          <w:p w14:paraId="6E0179D2" w14:textId="77777777" w:rsidR="004924AB" w:rsidRPr="004924AB" w:rsidRDefault="004924AB" w:rsidP="004924AB">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pt-BR"/>
              </w:rPr>
            </w:pPr>
            <w:r w:rsidRPr="004924AB">
              <w:rPr>
                <w:rFonts w:eastAsia="Times New Roman" w:cs="Arial"/>
                <w:color w:val="000000"/>
                <w:lang w:eastAsia="pt-BR"/>
              </w:rPr>
              <w:t>13</w:t>
            </w:r>
          </w:p>
        </w:tc>
      </w:tr>
      <w:tr w:rsidR="004924AB" w:rsidRPr="004924AB" w14:paraId="1793BED1" w14:textId="77777777" w:rsidTr="004924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BAF04E8" w14:textId="77777777" w:rsidR="004924AB" w:rsidRPr="004924AB" w:rsidRDefault="004924AB" w:rsidP="004924AB">
            <w:pPr>
              <w:ind w:firstLine="0"/>
              <w:jc w:val="center"/>
              <w:rPr>
                <w:rFonts w:eastAsia="Times New Roman" w:cs="Arial"/>
                <w:color w:val="000000"/>
                <w:lang w:eastAsia="pt-BR"/>
              </w:rPr>
            </w:pPr>
            <w:r w:rsidRPr="004924AB">
              <w:rPr>
                <w:rFonts w:eastAsia="Times New Roman" w:cs="Arial"/>
                <w:color w:val="000000"/>
                <w:lang w:eastAsia="pt-BR"/>
              </w:rPr>
              <w:t>81</w:t>
            </w:r>
          </w:p>
        </w:tc>
        <w:tc>
          <w:tcPr>
            <w:tcW w:w="1559" w:type="dxa"/>
            <w:noWrap/>
            <w:hideMark/>
          </w:tcPr>
          <w:p w14:paraId="145C1259" w14:textId="75DA35B4" w:rsidR="004924AB" w:rsidRPr="004924AB" w:rsidRDefault="004924AB" w:rsidP="004924AB">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pt-BR"/>
              </w:rPr>
            </w:pPr>
            <w:r>
              <w:rPr>
                <w:rFonts w:eastAsia="Times New Roman" w:cs="Arial"/>
                <w:color w:val="000000"/>
                <w:lang w:eastAsia="pt-BR"/>
              </w:rPr>
              <w:t>11</w:t>
            </w:r>
          </w:p>
        </w:tc>
        <w:tc>
          <w:tcPr>
            <w:tcW w:w="1843" w:type="dxa"/>
            <w:noWrap/>
            <w:hideMark/>
          </w:tcPr>
          <w:p w14:paraId="2B38A08C" w14:textId="374894D2" w:rsidR="004924AB" w:rsidRPr="004924AB" w:rsidRDefault="004924AB" w:rsidP="004924AB">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Cs w:val="20"/>
                <w:lang w:eastAsia="pt-BR"/>
              </w:rPr>
            </w:pPr>
            <w:r>
              <w:rPr>
                <w:rFonts w:eastAsia="Times New Roman" w:cs="Arial"/>
                <w:szCs w:val="20"/>
                <w:lang w:eastAsia="pt-BR"/>
              </w:rPr>
              <w:t>9</w:t>
            </w:r>
          </w:p>
        </w:tc>
        <w:tc>
          <w:tcPr>
            <w:tcW w:w="1701" w:type="dxa"/>
            <w:noWrap/>
            <w:hideMark/>
          </w:tcPr>
          <w:p w14:paraId="3673E7E3" w14:textId="278D12A7" w:rsidR="004924AB" w:rsidRPr="004924AB" w:rsidRDefault="004924AB" w:rsidP="004924AB">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Cs w:val="20"/>
                <w:lang w:eastAsia="pt-BR"/>
              </w:rPr>
            </w:pPr>
            <w:r>
              <w:rPr>
                <w:rFonts w:eastAsia="Times New Roman" w:cs="Arial"/>
                <w:szCs w:val="20"/>
                <w:lang w:eastAsia="pt-BR"/>
              </w:rPr>
              <w:t>7</w:t>
            </w:r>
          </w:p>
        </w:tc>
      </w:tr>
    </w:tbl>
    <w:p w14:paraId="2F956FBF" w14:textId="016BD978" w:rsidR="00B4247B" w:rsidRDefault="00B4247B" w:rsidP="005F0FFC">
      <w:pPr>
        <w:ind w:firstLine="0"/>
        <w:jc w:val="both"/>
        <w:rPr>
          <w:lang w:eastAsia="pt-BR"/>
        </w:rPr>
      </w:pPr>
      <w:r>
        <w:rPr>
          <w:lang w:eastAsia="pt-BR"/>
        </w:rPr>
        <w:tab/>
      </w:r>
    </w:p>
    <w:p w14:paraId="65335DD4" w14:textId="3F36E47A" w:rsidR="007D3B9F" w:rsidRDefault="002640E8" w:rsidP="005F0FFC">
      <w:pPr>
        <w:ind w:firstLine="0"/>
        <w:jc w:val="both"/>
        <w:rPr>
          <w:lang w:eastAsia="pt-BR"/>
        </w:rPr>
      </w:pPr>
      <w:r>
        <w:rPr>
          <w:lang w:eastAsia="pt-BR"/>
        </w:rPr>
        <w:tab/>
        <w:t xml:space="preserve">Com base na análise do espectro de frequência dos dados amostrados é possível </w:t>
      </w:r>
      <w:r w:rsidR="00D0127C">
        <w:rPr>
          <w:lang w:eastAsia="pt-BR"/>
        </w:rPr>
        <w:t>afirmar que a frequência de interesse está entre 100 Hz e 300 Hz e que é necessária a amplificação do sinal de interesse visto que a quantidade de ruído é significativa.</w:t>
      </w:r>
      <w:r>
        <w:rPr>
          <w:lang w:eastAsia="pt-BR"/>
        </w:rPr>
        <w:t xml:space="preserve"> </w:t>
      </w:r>
    </w:p>
    <w:p w14:paraId="37E7EB85" w14:textId="328D138A" w:rsidR="00D0127C" w:rsidRDefault="00D0127C" w:rsidP="005F0FFC">
      <w:pPr>
        <w:ind w:firstLine="0"/>
        <w:jc w:val="both"/>
        <w:rPr>
          <w:lang w:eastAsia="pt-BR"/>
        </w:rPr>
      </w:pPr>
      <w:r>
        <w:rPr>
          <w:lang w:eastAsia="pt-BR"/>
        </w:rPr>
        <w:tab/>
        <w:t>Para amplificação foi utilizado o amplificador operacional LM324N</w:t>
      </w:r>
      <w:r w:rsidR="0015707A">
        <w:rPr>
          <w:lang w:eastAsia="pt-BR"/>
        </w:rPr>
        <w:t>, desenvolvido especificamente para operar com fonte simples,</w:t>
      </w:r>
      <w:r>
        <w:rPr>
          <w:lang w:eastAsia="pt-BR"/>
        </w:rPr>
        <w:t xml:space="preserve"> </w:t>
      </w:r>
      <w:r w:rsidR="002D5DF5">
        <w:rPr>
          <w:lang w:eastAsia="pt-BR"/>
        </w:rPr>
        <w:t xml:space="preserve">na configuração mostrada na </w:t>
      </w:r>
      <w:r w:rsidR="002D5DF5" w:rsidRPr="002D5DF5">
        <w:rPr>
          <w:highlight w:val="yellow"/>
          <w:lang w:eastAsia="pt-BR"/>
        </w:rPr>
        <w:t>FIGURA X</w:t>
      </w:r>
      <w:r w:rsidR="002D5DF5">
        <w:rPr>
          <w:lang w:eastAsia="pt-BR"/>
        </w:rPr>
        <w:t>.</w:t>
      </w:r>
    </w:p>
    <w:p w14:paraId="69336FA5" w14:textId="6C023214" w:rsidR="001C73A1" w:rsidRDefault="001C73A1" w:rsidP="001C73A1">
      <w:pPr>
        <w:ind w:firstLine="0"/>
        <w:jc w:val="center"/>
        <w:rPr>
          <w:lang w:eastAsia="pt-BR"/>
        </w:rPr>
      </w:pPr>
      <w:r w:rsidRPr="001C73A1">
        <w:rPr>
          <w:lang w:eastAsia="pt-BR"/>
        </w:rPr>
        <w:drawing>
          <wp:inline distT="0" distB="0" distL="0" distR="0" wp14:anchorId="2B481863" wp14:editId="07DC4FD5">
            <wp:extent cx="3033023" cy="2004234"/>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3023" cy="2004234"/>
                    </a:xfrm>
                    <a:prstGeom prst="rect">
                      <a:avLst/>
                    </a:prstGeom>
                  </pic:spPr>
                </pic:pic>
              </a:graphicData>
            </a:graphic>
          </wp:inline>
        </w:drawing>
      </w:r>
    </w:p>
    <w:p w14:paraId="5CEC33FB" w14:textId="29EF44E5" w:rsidR="002D5DF5" w:rsidRDefault="002D5DF5" w:rsidP="002D5DF5">
      <w:pPr>
        <w:ind w:firstLine="0"/>
        <w:jc w:val="both"/>
        <w:rPr>
          <w:lang w:eastAsia="pt-BR"/>
        </w:rPr>
      </w:pPr>
      <w:r>
        <w:rPr>
          <w:lang w:eastAsia="pt-BR"/>
        </w:rPr>
        <w:tab/>
        <w:t xml:space="preserve">Como o produto ganho-banda passante é constante a banda passante da etapa de amplificação foi ajustada para </w:t>
      </w:r>
      <w:r w:rsidRPr="002D5DF5">
        <w:rPr>
          <w:highlight w:val="yellow"/>
          <w:lang w:eastAsia="pt-BR"/>
        </w:rPr>
        <w:t>XXXX</w:t>
      </w:r>
      <w:r>
        <w:rPr>
          <w:lang w:eastAsia="pt-BR"/>
        </w:rPr>
        <w:t>.</w:t>
      </w:r>
    </w:p>
    <w:p w14:paraId="48863D59" w14:textId="425E77A6" w:rsidR="004A345E" w:rsidRDefault="004A345E" w:rsidP="004A345E">
      <w:pPr>
        <w:pStyle w:val="Legenda"/>
        <w:keepNext/>
        <w:jc w:val="center"/>
      </w:pPr>
      <w:r>
        <w:lastRenderedPageBreak/>
        <w:t xml:space="preserve">Figura </w:t>
      </w:r>
      <w:r>
        <w:fldChar w:fldCharType="begin"/>
      </w:r>
      <w:r>
        <w:instrText xml:space="preserve"> SEQ Figura \* ARABIC </w:instrText>
      </w:r>
      <w:r>
        <w:fldChar w:fldCharType="separate"/>
      </w:r>
      <w:r>
        <w:rPr>
          <w:noProof/>
        </w:rPr>
        <w:t>17</w:t>
      </w:r>
      <w:r>
        <w:fldChar w:fldCharType="end"/>
      </w:r>
      <w:r>
        <w:t xml:space="preserve"> - Ganho de malha aberta do amplificador</w:t>
      </w:r>
      <w:bookmarkStart w:id="74" w:name="_GoBack"/>
      <w:bookmarkEnd w:id="74"/>
    </w:p>
    <w:p w14:paraId="5B32C69A" w14:textId="42D5F911" w:rsidR="001C73A1" w:rsidRDefault="00C53804" w:rsidP="001C73A1">
      <w:pPr>
        <w:ind w:firstLine="0"/>
        <w:jc w:val="center"/>
        <w:rPr>
          <w:lang w:eastAsia="pt-BR"/>
        </w:rPr>
      </w:pPr>
      <w:r w:rsidRPr="00C53804">
        <w:rPr>
          <w:lang w:eastAsia="pt-BR"/>
        </w:rPr>
        <w:drawing>
          <wp:inline distT="0" distB="0" distL="0" distR="0" wp14:anchorId="25C0EA74" wp14:editId="22D5E6D9">
            <wp:extent cx="5400040" cy="40265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026535"/>
                    </a:xfrm>
                    <a:prstGeom prst="rect">
                      <a:avLst/>
                    </a:prstGeom>
                  </pic:spPr>
                </pic:pic>
              </a:graphicData>
            </a:graphic>
          </wp:inline>
        </w:drawing>
      </w:r>
    </w:p>
    <w:p w14:paraId="45C5C9EB" w14:textId="4CD3587E" w:rsidR="002D5DF5" w:rsidRDefault="002D5DF5" w:rsidP="002D5DF5">
      <w:pPr>
        <w:ind w:firstLine="0"/>
        <w:jc w:val="both"/>
        <w:rPr>
          <w:lang w:eastAsia="pt-BR"/>
        </w:rPr>
      </w:pPr>
      <w:r>
        <w:rPr>
          <w:lang w:eastAsia="pt-BR"/>
        </w:rPr>
        <w:tab/>
        <w:t>Um teste para comprovar se o laser utilizado era letal foi realizado utiliza</w:t>
      </w:r>
      <w:r w:rsidR="00A76792">
        <w:rPr>
          <w:lang w:eastAsia="pt-BR"/>
        </w:rPr>
        <w:t>n</w:t>
      </w:r>
      <w:r>
        <w:rPr>
          <w:lang w:eastAsia="pt-BR"/>
        </w:rPr>
        <w:t>do a potência máxima do mesmo, no entanto essa potência é capaz de danificar os obstáculos localizados no foco ou próximo dele.</w:t>
      </w:r>
    </w:p>
    <w:p w14:paraId="71D02D6F" w14:textId="473F681D" w:rsidR="002D5DF5" w:rsidRDefault="002D5DF5" w:rsidP="002D5DF5">
      <w:pPr>
        <w:ind w:firstLine="0"/>
        <w:jc w:val="both"/>
        <w:rPr>
          <w:lang w:eastAsia="pt-BR"/>
        </w:rPr>
      </w:pPr>
      <w:r>
        <w:rPr>
          <w:lang w:eastAsia="pt-BR"/>
        </w:rPr>
        <w:tab/>
      </w:r>
      <w:commentRangeStart w:id="75"/>
      <w:r>
        <w:rPr>
          <w:lang w:eastAsia="pt-BR"/>
        </w:rPr>
        <w:t xml:space="preserve">Foi realizada uma bateria de testes, mostrada da </w:t>
      </w:r>
      <w:r w:rsidRPr="002D5DF5">
        <w:rPr>
          <w:highlight w:val="yellow"/>
          <w:lang w:eastAsia="pt-BR"/>
        </w:rPr>
        <w:t>TABELA X</w:t>
      </w:r>
      <w:r>
        <w:rPr>
          <w:lang w:eastAsia="pt-BR"/>
        </w:rPr>
        <w:t>, com potências fracionadas para se determinar aproximadamente uma potência mínima letal para o mosquito.</w:t>
      </w:r>
      <w:commentRangeEnd w:id="75"/>
      <w:r w:rsidR="00D01778">
        <w:rPr>
          <w:rStyle w:val="Refdecomentrio"/>
        </w:rPr>
        <w:commentReference w:id="75"/>
      </w:r>
    </w:p>
    <w:p w14:paraId="6D556290" w14:textId="0642A307" w:rsidR="002D5DF5" w:rsidRDefault="002D5DF5" w:rsidP="002D5DF5">
      <w:pPr>
        <w:ind w:firstLine="0"/>
        <w:jc w:val="both"/>
        <w:rPr>
          <w:lang w:eastAsia="pt-BR"/>
        </w:rPr>
      </w:pPr>
      <w:r w:rsidRPr="002D5DF5">
        <w:rPr>
          <w:highlight w:val="yellow"/>
          <w:lang w:eastAsia="pt-BR"/>
        </w:rPr>
        <w:t>TABELA X</w:t>
      </w:r>
    </w:p>
    <w:p w14:paraId="60C385C1" w14:textId="77777777" w:rsidR="00D17E9C" w:rsidRPr="008A4AC6" w:rsidRDefault="00D17E9C" w:rsidP="0015707A">
      <w:pPr>
        <w:ind w:firstLine="0"/>
        <w:rPr>
          <w:lang w:eastAsia="pt-BR"/>
        </w:rPr>
      </w:pPr>
    </w:p>
    <w:p w14:paraId="1E7182D6" w14:textId="47EF1754" w:rsidR="008A4AC6" w:rsidRDefault="008A4AC6" w:rsidP="008A4AC6">
      <w:pPr>
        <w:pStyle w:val="Ttulo1"/>
      </w:pPr>
      <w:r>
        <w:lastRenderedPageBreak/>
        <w:t>CONCLUSÃO  E TRABALHOS FUTUROS</w:t>
      </w:r>
    </w:p>
    <w:p w14:paraId="31AE2177" w14:textId="318C087D" w:rsidR="0015707A" w:rsidRDefault="00D17E9C" w:rsidP="005466F0">
      <w:pPr>
        <w:jc w:val="both"/>
        <w:rPr>
          <w:lang w:eastAsia="pt-BR"/>
        </w:rPr>
      </w:pPr>
      <w:r>
        <w:rPr>
          <w:lang w:eastAsia="pt-BR"/>
        </w:rPr>
        <w:t>A CONCLUSAO DA FREQUENCIA ADOTADA</w:t>
      </w:r>
    </w:p>
    <w:p w14:paraId="46052953" w14:textId="77777777" w:rsidR="0015707A" w:rsidRDefault="0015707A" w:rsidP="005466F0">
      <w:pPr>
        <w:jc w:val="both"/>
      </w:pPr>
      <w:r>
        <w:rPr>
          <w:lang w:eastAsia="pt-BR"/>
        </w:rPr>
        <w:t xml:space="preserve">Foi possível verificar que quando a literatura indica que </w:t>
      </w:r>
      <w:r>
        <w:t>durante o voo a</w:t>
      </w:r>
      <w:r w:rsidRPr="00DB6A7F">
        <w:t>s fêmeas atingem uma frequência de</w:t>
      </w:r>
      <w:r>
        <w:t xml:space="preserve"> aproximadamente</w:t>
      </w:r>
      <w:r w:rsidRPr="00DB6A7F">
        <w:t xml:space="preserve"> 400</w:t>
      </w:r>
      <w:r>
        <w:t xml:space="preserve"> batidas por segundo refere-se à um valor máximo. </w:t>
      </w:r>
    </w:p>
    <w:p w14:paraId="642E7801" w14:textId="665C1325" w:rsidR="0015707A" w:rsidRDefault="0015707A" w:rsidP="005466F0">
      <w:pPr>
        <w:jc w:val="both"/>
      </w:pPr>
      <w:r>
        <w:t xml:space="preserve">Dentro da estrutura foi possível identificar </w:t>
      </w:r>
      <w:r w:rsidR="005466F0">
        <w:t xml:space="preserve">um valor aproximado de </w:t>
      </w:r>
      <w:r w:rsidR="005466F0" w:rsidRPr="005466F0">
        <w:rPr>
          <w:highlight w:val="yellow"/>
        </w:rPr>
        <w:t>XXX</w:t>
      </w:r>
      <w:r w:rsidR="005466F0">
        <w:t xml:space="preserve"> batidas por segundo devido às limitações de espaço que impediam o mosquito atingir maior velocidade.</w:t>
      </w:r>
    </w:p>
    <w:p w14:paraId="75575AE3" w14:textId="207B9BD3" w:rsidR="005466F0" w:rsidRDefault="005466F0" w:rsidP="005466F0">
      <w:pPr>
        <w:jc w:val="both"/>
        <w:rPr>
          <w:lang w:eastAsia="pt-BR"/>
        </w:rPr>
      </w:pPr>
      <w:r>
        <w:t xml:space="preserve">A necessidade de dispositivos precisos e tolerantes a ruído também é um fator extremamente relevante devido a magnitude do sinal obtido pelo sensor. </w:t>
      </w:r>
    </w:p>
    <w:p w14:paraId="0D2AE7C2" w14:textId="4B34C994" w:rsidR="00D17E9C" w:rsidRPr="00D17E9C" w:rsidRDefault="00D17E9C" w:rsidP="005466F0">
      <w:pPr>
        <w:jc w:val="both"/>
        <w:rPr>
          <w:lang w:eastAsia="pt-BR"/>
        </w:rPr>
      </w:pPr>
      <w:r>
        <w:rPr>
          <w:lang w:eastAsia="pt-BR"/>
        </w:rPr>
        <w:t>SE A TECNOLOGIA PODE SER UTILIZADA</w:t>
      </w:r>
    </w:p>
    <w:p w14:paraId="54ABD4E2" w14:textId="646C37C5" w:rsidR="004B0058" w:rsidDel="00252F7B" w:rsidRDefault="004B0058" w:rsidP="004B0058">
      <w:pPr>
        <w:pStyle w:val="Ttulo1"/>
        <w:rPr>
          <w:del w:id="76" w:author="Edson Benevides" w:date="2019-01-16T19:17:00Z"/>
        </w:rPr>
      </w:pPr>
      <w:bookmarkStart w:id="77" w:name="_Toc511807603"/>
      <w:del w:id="78" w:author="Edson Benevides" w:date="2019-01-16T19:17:00Z">
        <w:r w:rsidDel="00252F7B">
          <w:lastRenderedPageBreak/>
          <w:delText>CRONOGRAMA</w:delText>
        </w:r>
        <w:bookmarkEnd w:id="77"/>
      </w:del>
    </w:p>
    <w:p w14:paraId="301B4F20" w14:textId="4FDAFEDE" w:rsidR="00B75BC9" w:rsidRPr="004C1DF3" w:rsidDel="00252F7B" w:rsidRDefault="004B0058" w:rsidP="004C1DF3">
      <w:pPr>
        <w:rPr>
          <w:del w:id="79" w:author="Edson Benevides" w:date="2019-01-16T19:17:00Z"/>
          <w:rFonts w:eastAsia="Times New Roman" w:cs="Times New Roman"/>
          <w:szCs w:val="24"/>
        </w:rPr>
      </w:pPr>
      <w:del w:id="80" w:author="Edson Benevides" w:date="2019-01-16T19:17:00Z">
        <w:r w:rsidDel="00252F7B">
          <w:rPr>
            <w:rStyle w:val="fontstyle01"/>
          </w:rPr>
          <w:delText xml:space="preserve">A </w:delText>
        </w:r>
        <w:r w:rsidR="003545F7" w:rsidDel="00252F7B">
          <w:rPr>
            <w:rStyle w:val="fontstyle01"/>
          </w:rPr>
          <w:fldChar w:fldCharType="begin"/>
        </w:r>
        <w:r w:rsidR="003545F7" w:rsidDel="00252F7B">
          <w:rPr>
            <w:rStyle w:val="fontstyle01"/>
          </w:rPr>
          <w:delInstrText xml:space="preserve"> REF _Ref511029631 \h </w:delInstrText>
        </w:r>
        <w:r w:rsidR="003545F7" w:rsidDel="00252F7B">
          <w:rPr>
            <w:rStyle w:val="fontstyle01"/>
          </w:rPr>
        </w:r>
        <w:r w:rsidR="003545F7" w:rsidDel="00252F7B">
          <w:rPr>
            <w:rStyle w:val="fontstyle01"/>
          </w:rPr>
          <w:fldChar w:fldCharType="separate"/>
        </w:r>
        <w:r w:rsidR="00D031BD" w:rsidDel="00252F7B">
          <w:delText xml:space="preserve">Tabela </w:delText>
        </w:r>
        <w:r w:rsidR="00D031BD" w:rsidDel="00252F7B">
          <w:rPr>
            <w:noProof/>
          </w:rPr>
          <w:delText>4</w:delText>
        </w:r>
        <w:r w:rsidR="003545F7" w:rsidDel="00252F7B">
          <w:rPr>
            <w:rStyle w:val="fontstyle01"/>
          </w:rPr>
          <w:fldChar w:fldCharType="end"/>
        </w:r>
        <w:r w:rsidR="003545F7" w:rsidDel="00252F7B">
          <w:rPr>
            <w:rStyle w:val="fontstyle01"/>
          </w:rPr>
          <w:delText xml:space="preserve"> </w:delText>
        </w:r>
        <w:r w:rsidDel="00252F7B">
          <w:rPr>
            <w:rStyle w:val="fontstyle01"/>
          </w:rPr>
          <w:delText>indica o cronograma para a continuação desse trabalho no</w:delText>
        </w:r>
        <w:r w:rsidDel="00252F7B">
          <w:rPr>
            <w:rFonts w:cs="Arial"/>
            <w:color w:val="000000"/>
          </w:rPr>
          <w:br/>
        </w:r>
        <w:r w:rsidDel="00252F7B">
          <w:rPr>
            <w:rStyle w:val="fontstyle01"/>
          </w:rPr>
          <w:delText>TCC II. As atividades serão retornadas com o início do semestre 2018.1</w:delText>
        </w:r>
        <w:r w:rsidR="004C1DF3" w:rsidDel="00252F7B">
          <w:rPr>
            <w:rStyle w:val="fontstyle01"/>
          </w:rPr>
          <w:delText xml:space="preserve"> e a escrita será acompanhada das etapas a seguir</w:delText>
        </w:r>
        <w:r w:rsidDel="00252F7B">
          <w:rPr>
            <w:rStyle w:val="fontstyle01"/>
          </w:rPr>
          <w:delText>.</w:delText>
        </w:r>
        <w:r w:rsidR="004C1DF3" w:rsidRPr="004C1DF3" w:rsidDel="00252F7B">
          <w:rPr>
            <w:rFonts w:eastAsia="Times New Roman" w:cs="Times New Roman"/>
            <w:szCs w:val="24"/>
          </w:rPr>
          <w:delText xml:space="preserve"> </w:delText>
        </w:r>
      </w:del>
    </w:p>
    <w:p w14:paraId="0FB50397" w14:textId="0D64A3EF" w:rsidR="003545F7" w:rsidDel="00252F7B" w:rsidRDefault="003545F7" w:rsidP="003545F7">
      <w:pPr>
        <w:pStyle w:val="Legenda"/>
        <w:keepNext/>
        <w:jc w:val="center"/>
        <w:rPr>
          <w:del w:id="81" w:author="Edson Benevides" w:date="2019-01-16T19:17:00Z"/>
        </w:rPr>
      </w:pPr>
      <w:bookmarkStart w:id="82" w:name="_Ref511029631"/>
      <w:del w:id="83" w:author="Edson Benevides" w:date="2019-01-16T19:17:00Z">
        <w:r w:rsidDel="00252F7B">
          <w:delText xml:space="preserve">Tabela </w:delText>
        </w:r>
        <w:r w:rsidR="000701B0" w:rsidDel="00252F7B">
          <w:rPr>
            <w:iCs w:val="0"/>
          </w:rPr>
          <w:fldChar w:fldCharType="begin"/>
        </w:r>
        <w:r w:rsidR="000701B0" w:rsidDel="00252F7B">
          <w:delInstrText xml:space="preserve"> SEQ Tabela \* ARABIC </w:delInstrText>
        </w:r>
        <w:r w:rsidR="000701B0" w:rsidDel="00252F7B">
          <w:rPr>
            <w:iCs w:val="0"/>
          </w:rPr>
          <w:fldChar w:fldCharType="separate"/>
        </w:r>
        <w:r w:rsidR="00D031BD" w:rsidDel="00252F7B">
          <w:rPr>
            <w:noProof/>
          </w:rPr>
          <w:delText>4</w:delText>
        </w:r>
        <w:r w:rsidR="000701B0" w:rsidDel="00252F7B">
          <w:rPr>
            <w:iCs w:val="0"/>
            <w:noProof/>
          </w:rPr>
          <w:fldChar w:fldCharType="end"/>
        </w:r>
        <w:bookmarkEnd w:id="82"/>
        <w:r w:rsidDel="00252F7B">
          <w:delText xml:space="preserve"> - Cronograma</w:delText>
        </w:r>
      </w:del>
    </w:p>
    <w:tbl>
      <w:tblPr>
        <w:tblStyle w:val="TabelaSimples51"/>
        <w:tblW w:w="0" w:type="auto"/>
        <w:jc w:val="center"/>
        <w:tblLook w:val="04A0" w:firstRow="1" w:lastRow="0" w:firstColumn="1" w:lastColumn="0" w:noHBand="0" w:noVBand="1"/>
      </w:tblPr>
      <w:tblGrid>
        <w:gridCol w:w="844"/>
        <w:gridCol w:w="5245"/>
        <w:gridCol w:w="2196"/>
      </w:tblGrid>
      <w:tr w:rsidR="00B75BC9" w:rsidDel="00252F7B" w14:paraId="2ECAF128" w14:textId="1CD15339" w:rsidTr="004C1DF3">
        <w:trPr>
          <w:cnfStyle w:val="100000000000" w:firstRow="1" w:lastRow="0" w:firstColumn="0" w:lastColumn="0" w:oddVBand="0" w:evenVBand="0" w:oddHBand="0" w:evenHBand="0" w:firstRowFirstColumn="0" w:firstRowLastColumn="0" w:lastRowFirstColumn="0" w:lastRowLastColumn="0"/>
          <w:jc w:val="center"/>
          <w:del w:id="84" w:author="Edson Benevides" w:date="2019-01-16T19:17:00Z"/>
        </w:trPr>
        <w:tc>
          <w:tcPr>
            <w:cnfStyle w:val="001000000100" w:firstRow="0" w:lastRow="0" w:firstColumn="1" w:lastColumn="0" w:oddVBand="0" w:evenVBand="0" w:oddHBand="0" w:evenHBand="0" w:firstRowFirstColumn="1" w:firstRowLastColumn="0" w:lastRowFirstColumn="0" w:lastRowLastColumn="0"/>
            <w:tcW w:w="844" w:type="dxa"/>
          </w:tcPr>
          <w:p w14:paraId="22B74403" w14:textId="5A37F627" w:rsidR="00B75BC9" w:rsidDel="00252F7B" w:rsidRDefault="00B75BC9" w:rsidP="00333C25">
            <w:pPr>
              <w:ind w:firstLine="0"/>
              <w:jc w:val="center"/>
              <w:rPr>
                <w:del w:id="85" w:author="Edson Benevides" w:date="2019-01-16T19:17:00Z"/>
                <w:lang w:eastAsia="pt-BR"/>
              </w:rPr>
            </w:pPr>
            <w:del w:id="86" w:author="Edson Benevides" w:date="2019-01-16T19:17:00Z">
              <w:r w:rsidDel="00252F7B">
                <w:rPr>
                  <w:lang w:eastAsia="pt-BR"/>
                </w:rPr>
                <w:delText>Etapa</w:delText>
              </w:r>
            </w:del>
          </w:p>
        </w:tc>
        <w:tc>
          <w:tcPr>
            <w:tcW w:w="5245" w:type="dxa"/>
          </w:tcPr>
          <w:p w14:paraId="6BB8E235" w14:textId="68BAC3EC" w:rsidR="00B75BC9" w:rsidDel="00252F7B" w:rsidRDefault="00B75BC9" w:rsidP="00333C25">
            <w:pPr>
              <w:ind w:firstLine="0"/>
              <w:jc w:val="center"/>
              <w:cnfStyle w:val="100000000000" w:firstRow="1" w:lastRow="0" w:firstColumn="0" w:lastColumn="0" w:oddVBand="0" w:evenVBand="0" w:oddHBand="0" w:evenHBand="0" w:firstRowFirstColumn="0" w:firstRowLastColumn="0" w:lastRowFirstColumn="0" w:lastRowLastColumn="0"/>
              <w:rPr>
                <w:del w:id="87" w:author="Edson Benevides" w:date="2019-01-16T19:17:00Z"/>
                <w:lang w:eastAsia="pt-BR"/>
              </w:rPr>
            </w:pPr>
            <w:del w:id="88" w:author="Edson Benevides" w:date="2019-01-16T19:17:00Z">
              <w:r w:rsidDel="00252F7B">
                <w:rPr>
                  <w:lang w:eastAsia="pt-BR"/>
                </w:rPr>
                <w:delText>Descrição</w:delText>
              </w:r>
            </w:del>
          </w:p>
        </w:tc>
        <w:tc>
          <w:tcPr>
            <w:tcW w:w="2196" w:type="dxa"/>
          </w:tcPr>
          <w:p w14:paraId="7F5C94ED" w14:textId="3F117C10" w:rsidR="00B75BC9" w:rsidDel="00252F7B" w:rsidRDefault="00B75BC9" w:rsidP="00333C25">
            <w:pPr>
              <w:ind w:firstLine="0"/>
              <w:jc w:val="center"/>
              <w:cnfStyle w:val="100000000000" w:firstRow="1" w:lastRow="0" w:firstColumn="0" w:lastColumn="0" w:oddVBand="0" w:evenVBand="0" w:oddHBand="0" w:evenHBand="0" w:firstRowFirstColumn="0" w:firstRowLastColumn="0" w:lastRowFirstColumn="0" w:lastRowLastColumn="0"/>
              <w:rPr>
                <w:del w:id="89" w:author="Edson Benevides" w:date="2019-01-16T19:17:00Z"/>
                <w:lang w:eastAsia="pt-BR"/>
              </w:rPr>
            </w:pPr>
            <w:del w:id="90" w:author="Edson Benevides" w:date="2019-01-16T19:17:00Z">
              <w:r w:rsidDel="00252F7B">
                <w:rPr>
                  <w:lang w:eastAsia="pt-BR"/>
                </w:rPr>
                <w:delText>Meses</w:delText>
              </w:r>
            </w:del>
          </w:p>
        </w:tc>
      </w:tr>
      <w:tr w:rsidR="00B75BC9" w:rsidDel="00252F7B" w14:paraId="48E4E5B7" w14:textId="4835EA1B" w:rsidTr="004C1DF3">
        <w:trPr>
          <w:cnfStyle w:val="000000100000" w:firstRow="0" w:lastRow="0" w:firstColumn="0" w:lastColumn="0" w:oddVBand="0" w:evenVBand="0" w:oddHBand="1" w:evenHBand="0" w:firstRowFirstColumn="0" w:firstRowLastColumn="0" w:lastRowFirstColumn="0" w:lastRowLastColumn="0"/>
          <w:jc w:val="center"/>
          <w:del w:id="91" w:author="Edson Benevides" w:date="2019-01-16T19:17:00Z"/>
        </w:trPr>
        <w:tc>
          <w:tcPr>
            <w:cnfStyle w:val="001000000000" w:firstRow="0" w:lastRow="0" w:firstColumn="1" w:lastColumn="0" w:oddVBand="0" w:evenVBand="0" w:oddHBand="0" w:evenHBand="0" w:firstRowFirstColumn="0" w:firstRowLastColumn="0" w:lastRowFirstColumn="0" w:lastRowLastColumn="0"/>
            <w:tcW w:w="844" w:type="dxa"/>
          </w:tcPr>
          <w:p w14:paraId="3A926692" w14:textId="316404F4" w:rsidR="00B75BC9" w:rsidDel="00252F7B" w:rsidRDefault="00B75BC9" w:rsidP="00B75BC9">
            <w:pPr>
              <w:ind w:firstLine="0"/>
              <w:jc w:val="center"/>
              <w:rPr>
                <w:del w:id="92" w:author="Edson Benevides" w:date="2019-01-16T19:17:00Z"/>
                <w:lang w:eastAsia="pt-BR"/>
              </w:rPr>
            </w:pPr>
            <w:del w:id="93" w:author="Edson Benevides" w:date="2019-01-16T19:17:00Z">
              <w:r w:rsidDel="00252F7B">
                <w:rPr>
                  <w:lang w:eastAsia="pt-BR"/>
                </w:rPr>
                <w:delText>1</w:delText>
              </w:r>
            </w:del>
          </w:p>
        </w:tc>
        <w:tc>
          <w:tcPr>
            <w:tcW w:w="5245" w:type="dxa"/>
          </w:tcPr>
          <w:p w14:paraId="1D75BD1E" w14:textId="6A783B4E" w:rsidR="00B75BC9" w:rsidDel="00252F7B" w:rsidRDefault="00B75BC9" w:rsidP="00333C25">
            <w:pPr>
              <w:ind w:firstLine="0"/>
              <w:cnfStyle w:val="000000100000" w:firstRow="0" w:lastRow="0" w:firstColumn="0" w:lastColumn="0" w:oddVBand="0" w:evenVBand="0" w:oddHBand="1" w:evenHBand="0" w:firstRowFirstColumn="0" w:firstRowLastColumn="0" w:lastRowFirstColumn="0" w:lastRowLastColumn="0"/>
              <w:rPr>
                <w:del w:id="94" w:author="Edson Benevides" w:date="2019-01-16T19:17:00Z"/>
                <w:lang w:eastAsia="pt-BR"/>
              </w:rPr>
            </w:pPr>
            <w:del w:id="95" w:author="Edson Benevides" w:date="2019-01-16T19:17:00Z">
              <w:r w:rsidDel="00252F7B">
                <w:rPr>
                  <w:lang w:eastAsia="pt-BR"/>
                </w:rPr>
                <w:delText>Desenvolvimento e Testes</w:delText>
              </w:r>
            </w:del>
          </w:p>
        </w:tc>
        <w:tc>
          <w:tcPr>
            <w:tcW w:w="2196" w:type="dxa"/>
          </w:tcPr>
          <w:p w14:paraId="761ECE4E" w14:textId="7D232456" w:rsidR="00B75BC9" w:rsidDel="00252F7B" w:rsidRDefault="004C1DF3" w:rsidP="004C1DF3">
            <w:pPr>
              <w:ind w:firstLine="0"/>
              <w:cnfStyle w:val="000000100000" w:firstRow="0" w:lastRow="0" w:firstColumn="0" w:lastColumn="0" w:oddVBand="0" w:evenVBand="0" w:oddHBand="1" w:evenHBand="0" w:firstRowFirstColumn="0" w:firstRowLastColumn="0" w:lastRowFirstColumn="0" w:lastRowLastColumn="0"/>
              <w:rPr>
                <w:del w:id="96" w:author="Edson Benevides" w:date="2019-01-16T19:17:00Z"/>
                <w:lang w:eastAsia="pt-BR"/>
              </w:rPr>
            </w:pPr>
            <w:del w:id="97" w:author="Edson Benevides" w:date="2019-01-16T19:17:00Z">
              <w:r w:rsidDel="00252F7B">
                <w:rPr>
                  <w:lang w:eastAsia="pt-BR"/>
                </w:rPr>
                <w:delText>Maio</w:delText>
              </w:r>
              <w:r w:rsidR="00B75BC9" w:rsidDel="00252F7B">
                <w:rPr>
                  <w:lang w:eastAsia="pt-BR"/>
                </w:rPr>
                <w:delText xml:space="preserve"> 2018</w:delText>
              </w:r>
            </w:del>
          </w:p>
        </w:tc>
      </w:tr>
      <w:tr w:rsidR="001154EF" w:rsidDel="00252F7B" w14:paraId="7BB70AB5" w14:textId="32E82B9A" w:rsidTr="004C1DF3">
        <w:trPr>
          <w:jc w:val="center"/>
          <w:del w:id="98" w:author="Edson Benevides" w:date="2019-01-16T19:17:00Z"/>
        </w:trPr>
        <w:tc>
          <w:tcPr>
            <w:cnfStyle w:val="001000000000" w:firstRow="0" w:lastRow="0" w:firstColumn="1" w:lastColumn="0" w:oddVBand="0" w:evenVBand="0" w:oddHBand="0" w:evenHBand="0" w:firstRowFirstColumn="0" w:firstRowLastColumn="0" w:lastRowFirstColumn="0" w:lastRowLastColumn="0"/>
            <w:tcW w:w="844" w:type="dxa"/>
          </w:tcPr>
          <w:p w14:paraId="33E48B31" w14:textId="0AFE3EB8" w:rsidR="001154EF" w:rsidDel="00252F7B" w:rsidRDefault="001154EF" w:rsidP="00B75BC9">
            <w:pPr>
              <w:ind w:firstLine="0"/>
              <w:jc w:val="center"/>
              <w:rPr>
                <w:del w:id="99" w:author="Edson Benevides" w:date="2019-01-16T19:17:00Z"/>
                <w:lang w:eastAsia="pt-BR"/>
              </w:rPr>
            </w:pPr>
            <w:del w:id="100" w:author="Edson Benevides" w:date="2019-01-16T19:17:00Z">
              <w:r w:rsidDel="00252F7B">
                <w:rPr>
                  <w:lang w:eastAsia="pt-BR"/>
                </w:rPr>
                <w:delText>2</w:delText>
              </w:r>
            </w:del>
          </w:p>
        </w:tc>
        <w:tc>
          <w:tcPr>
            <w:tcW w:w="5245" w:type="dxa"/>
          </w:tcPr>
          <w:p w14:paraId="61BCA0D4" w14:textId="09A8C14B" w:rsidR="001154EF" w:rsidDel="00252F7B" w:rsidRDefault="001154EF" w:rsidP="00333C25">
            <w:pPr>
              <w:ind w:firstLine="0"/>
              <w:cnfStyle w:val="000000000000" w:firstRow="0" w:lastRow="0" w:firstColumn="0" w:lastColumn="0" w:oddVBand="0" w:evenVBand="0" w:oddHBand="0" w:evenHBand="0" w:firstRowFirstColumn="0" w:firstRowLastColumn="0" w:lastRowFirstColumn="0" w:lastRowLastColumn="0"/>
              <w:rPr>
                <w:del w:id="101" w:author="Edson Benevides" w:date="2019-01-16T19:17:00Z"/>
                <w:lang w:eastAsia="pt-BR"/>
              </w:rPr>
            </w:pPr>
            <w:del w:id="102" w:author="Edson Benevides" w:date="2019-01-16T19:17:00Z">
              <w:r w:rsidRPr="000F25EF" w:rsidDel="00252F7B">
                <w:rPr>
                  <w:rFonts w:eastAsia="Times New Roman" w:cs="Times New Roman"/>
                  <w:szCs w:val="24"/>
                </w:rPr>
                <w:delText>Definir a tecnologia que deve ser utilizada</w:delText>
              </w:r>
            </w:del>
          </w:p>
        </w:tc>
        <w:tc>
          <w:tcPr>
            <w:tcW w:w="2196" w:type="dxa"/>
          </w:tcPr>
          <w:p w14:paraId="1C72D08A" w14:textId="2C5779CB" w:rsidR="001154EF" w:rsidDel="00252F7B" w:rsidRDefault="004C1DF3" w:rsidP="00333C25">
            <w:pPr>
              <w:ind w:firstLine="0"/>
              <w:cnfStyle w:val="000000000000" w:firstRow="0" w:lastRow="0" w:firstColumn="0" w:lastColumn="0" w:oddVBand="0" w:evenVBand="0" w:oddHBand="0" w:evenHBand="0" w:firstRowFirstColumn="0" w:firstRowLastColumn="0" w:lastRowFirstColumn="0" w:lastRowLastColumn="0"/>
              <w:rPr>
                <w:del w:id="103" w:author="Edson Benevides" w:date="2019-01-16T19:17:00Z"/>
                <w:lang w:eastAsia="pt-BR"/>
              </w:rPr>
            </w:pPr>
            <w:del w:id="104" w:author="Edson Benevides" w:date="2019-01-16T19:17:00Z">
              <w:r w:rsidDel="00252F7B">
                <w:rPr>
                  <w:lang w:eastAsia="pt-BR"/>
                </w:rPr>
                <w:delText>Junho 2018</w:delText>
              </w:r>
            </w:del>
          </w:p>
        </w:tc>
      </w:tr>
      <w:tr w:rsidR="001154EF" w:rsidDel="00252F7B" w14:paraId="588F97B6" w14:textId="0252935A" w:rsidTr="004C1DF3">
        <w:trPr>
          <w:cnfStyle w:val="000000100000" w:firstRow="0" w:lastRow="0" w:firstColumn="0" w:lastColumn="0" w:oddVBand="0" w:evenVBand="0" w:oddHBand="1" w:evenHBand="0" w:firstRowFirstColumn="0" w:firstRowLastColumn="0" w:lastRowFirstColumn="0" w:lastRowLastColumn="0"/>
          <w:jc w:val="center"/>
          <w:del w:id="105" w:author="Edson Benevides" w:date="2019-01-16T19:17:00Z"/>
        </w:trPr>
        <w:tc>
          <w:tcPr>
            <w:cnfStyle w:val="001000000000" w:firstRow="0" w:lastRow="0" w:firstColumn="1" w:lastColumn="0" w:oddVBand="0" w:evenVBand="0" w:oddHBand="0" w:evenHBand="0" w:firstRowFirstColumn="0" w:firstRowLastColumn="0" w:lastRowFirstColumn="0" w:lastRowLastColumn="0"/>
            <w:tcW w:w="844" w:type="dxa"/>
          </w:tcPr>
          <w:p w14:paraId="62129021" w14:textId="3E529084" w:rsidR="001154EF" w:rsidDel="00252F7B" w:rsidRDefault="001154EF" w:rsidP="00B75BC9">
            <w:pPr>
              <w:ind w:firstLine="0"/>
              <w:jc w:val="center"/>
              <w:rPr>
                <w:del w:id="106" w:author="Edson Benevides" w:date="2019-01-16T19:17:00Z"/>
                <w:lang w:eastAsia="pt-BR"/>
              </w:rPr>
            </w:pPr>
            <w:del w:id="107" w:author="Edson Benevides" w:date="2019-01-16T19:17:00Z">
              <w:r w:rsidDel="00252F7B">
                <w:rPr>
                  <w:lang w:eastAsia="pt-BR"/>
                </w:rPr>
                <w:delText>3</w:delText>
              </w:r>
            </w:del>
          </w:p>
        </w:tc>
        <w:tc>
          <w:tcPr>
            <w:tcW w:w="5245" w:type="dxa"/>
          </w:tcPr>
          <w:p w14:paraId="7D30323A" w14:textId="61701495" w:rsidR="001154EF" w:rsidDel="00252F7B" w:rsidRDefault="004C1DF3" w:rsidP="00333C25">
            <w:pPr>
              <w:ind w:firstLine="0"/>
              <w:cnfStyle w:val="000000100000" w:firstRow="0" w:lastRow="0" w:firstColumn="0" w:lastColumn="0" w:oddVBand="0" w:evenVBand="0" w:oddHBand="1" w:evenHBand="0" w:firstRowFirstColumn="0" w:firstRowLastColumn="0" w:lastRowFirstColumn="0" w:lastRowLastColumn="0"/>
              <w:rPr>
                <w:del w:id="108" w:author="Edson Benevides" w:date="2019-01-16T19:17:00Z"/>
                <w:lang w:eastAsia="pt-BR"/>
              </w:rPr>
            </w:pPr>
            <w:del w:id="109" w:author="Edson Benevides" w:date="2019-01-16T19:17:00Z">
              <w:r w:rsidDel="00252F7B">
                <w:rPr>
                  <w:rFonts w:eastAsia="Times New Roman" w:cs="Times New Roman"/>
                  <w:szCs w:val="24"/>
                </w:rPr>
                <w:delText xml:space="preserve">Modelar </w:delText>
              </w:r>
              <w:r w:rsidR="001154EF" w:rsidRPr="000F25EF" w:rsidDel="00252F7B">
                <w:rPr>
                  <w:rFonts w:eastAsia="Times New Roman" w:cs="Times New Roman"/>
                  <w:szCs w:val="24"/>
                </w:rPr>
                <w:delText>a arquitetura do sistema</w:delText>
              </w:r>
            </w:del>
          </w:p>
        </w:tc>
        <w:tc>
          <w:tcPr>
            <w:tcW w:w="2196" w:type="dxa"/>
          </w:tcPr>
          <w:p w14:paraId="3D03DF05" w14:textId="5F8B6946" w:rsidR="001154EF" w:rsidDel="00252F7B" w:rsidRDefault="004C1DF3" w:rsidP="00333C25">
            <w:pPr>
              <w:ind w:firstLine="0"/>
              <w:cnfStyle w:val="000000100000" w:firstRow="0" w:lastRow="0" w:firstColumn="0" w:lastColumn="0" w:oddVBand="0" w:evenVBand="0" w:oddHBand="1" w:evenHBand="0" w:firstRowFirstColumn="0" w:firstRowLastColumn="0" w:lastRowFirstColumn="0" w:lastRowLastColumn="0"/>
              <w:rPr>
                <w:del w:id="110" w:author="Edson Benevides" w:date="2019-01-16T19:17:00Z"/>
                <w:lang w:eastAsia="pt-BR"/>
              </w:rPr>
            </w:pPr>
            <w:del w:id="111" w:author="Edson Benevides" w:date="2019-01-16T19:17:00Z">
              <w:r w:rsidDel="00252F7B">
                <w:rPr>
                  <w:lang w:eastAsia="pt-BR"/>
                </w:rPr>
                <w:delText>Julho 2018</w:delText>
              </w:r>
            </w:del>
          </w:p>
        </w:tc>
      </w:tr>
      <w:tr w:rsidR="001154EF" w:rsidDel="00252F7B" w14:paraId="5A6646F3" w14:textId="4CD8D098" w:rsidTr="004C1DF3">
        <w:trPr>
          <w:jc w:val="center"/>
          <w:del w:id="112" w:author="Edson Benevides" w:date="2019-01-16T19:17:00Z"/>
        </w:trPr>
        <w:tc>
          <w:tcPr>
            <w:cnfStyle w:val="001000000000" w:firstRow="0" w:lastRow="0" w:firstColumn="1" w:lastColumn="0" w:oddVBand="0" w:evenVBand="0" w:oddHBand="0" w:evenHBand="0" w:firstRowFirstColumn="0" w:firstRowLastColumn="0" w:lastRowFirstColumn="0" w:lastRowLastColumn="0"/>
            <w:tcW w:w="844" w:type="dxa"/>
          </w:tcPr>
          <w:p w14:paraId="50D484B3" w14:textId="4B897660" w:rsidR="001154EF" w:rsidDel="00252F7B" w:rsidRDefault="001154EF" w:rsidP="00B75BC9">
            <w:pPr>
              <w:ind w:firstLine="0"/>
              <w:jc w:val="center"/>
              <w:rPr>
                <w:del w:id="113" w:author="Edson Benevides" w:date="2019-01-16T19:17:00Z"/>
                <w:lang w:eastAsia="pt-BR"/>
              </w:rPr>
            </w:pPr>
            <w:del w:id="114" w:author="Edson Benevides" w:date="2019-01-16T19:17:00Z">
              <w:r w:rsidDel="00252F7B">
                <w:rPr>
                  <w:lang w:eastAsia="pt-BR"/>
                </w:rPr>
                <w:delText>4</w:delText>
              </w:r>
            </w:del>
          </w:p>
        </w:tc>
        <w:tc>
          <w:tcPr>
            <w:tcW w:w="5245" w:type="dxa"/>
          </w:tcPr>
          <w:p w14:paraId="03F3AEBB" w14:textId="55C11BFA" w:rsidR="001154EF" w:rsidDel="00252F7B" w:rsidRDefault="001154EF" w:rsidP="00333C25">
            <w:pPr>
              <w:ind w:firstLine="0"/>
              <w:cnfStyle w:val="000000000000" w:firstRow="0" w:lastRow="0" w:firstColumn="0" w:lastColumn="0" w:oddVBand="0" w:evenVBand="0" w:oddHBand="0" w:evenHBand="0" w:firstRowFirstColumn="0" w:firstRowLastColumn="0" w:lastRowFirstColumn="0" w:lastRowLastColumn="0"/>
              <w:rPr>
                <w:del w:id="115" w:author="Edson Benevides" w:date="2019-01-16T19:17:00Z"/>
                <w:lang w:eastAsia="pt-BR"/>
              </w:rPr>
            </w:pPr>
            <w:del w:id="116" w:author="Edson Benevides" w:date="2019-01-16T19:17:00Z">
              <w:r w:rsidRPr="000F25EF" w:rsidDel="00252F7B">
                <w:rPr>
                  <w:rFonts w:eastAsia="Times New Roman" w:cs="Times New Roman"/>
                  <w:szCs w:val="24"/>
                </w:rPr>
                <w:delText>Apresentar as especificações do sistema</w:delText>
              </w:r>
            </w:del>
          </w:p>
        </w:tc>
        <w:tc>
          <w:tcPr>
            <w:tcW w:w="2196" w:type="dxa"/>
          </w:tcPr>
          <w:p w14:paraId="3682FE65" w14:textId="0033588D" w:rsidR="001154EF" w:rsidDel="00252F7B" w:rsidRDefault="004C1DF3" w:rsidP="00333C25">
            <w:pPr>
              <w:ind w:firstLine="0"/>
              <w:cnfStyle w:val="000000000000" w:firstRow="0" w:lastRow="0" w:firstColumn="0" w:lastColumn="0" w:oddVBand="0" w:evenVBand="0" w:oddHBand="0" w:evenHBand="0" w:firstRowFirstColumn="0" w:firstRowLastColumn="0" w:lastRowFirstColumn="0" w:lastRowLastColumn="0"/>
              <w:rPr>
                <w:del w:id="117" w:author="Edson Benevides" w:date="2019-01-16T19:17:00Z"/>
                <w:lang w:eastAsia="pt-BR"/>
              </w:rPr>
            </w:pPr>
            <w:del w:id="118" w:author="Edson Benevides" w:date="2019-01-16T19:17:00Z">
              <w:r w:rsidDel="00252F7B">
                <w:rPr>
                  <w:lang w:eastAsia="pt-BR"/>
                </w:rPr>
                <w:delText>Agosto 2018</w:delText>
              </w:r>
            </w:del>
          </w:p>
        </w:tc>
      </w:tr>
      <w:tr w:rsidR="00B75BC9" w:rsidDel="00252F7B" w14:paraId="254BC075" w14:textId="4C166416" w:rsidTr="004C1DF3">
        <w:trPr>
          <w:cnfStyle w:val="000000100000" w:firstRow="0" w:lastRow="0" w:firstColumn="0" w:lastColumn="0" w:oddVBand="0" w:evenVBand="0" w:oddHBand="1" w:evenHBand="0" w:firstRowFirstColumn="0" w:firstRowLastColumn="0" w:lastRowFirstColumn="0" w:lastRowLastColumn="0"/>
          <w:jc w:val="center"/>
          <w:del w:id="119" w:author="Edson Benevides" w:date="2019-01-16T19:17:00Z"/>
        </w:trPr>
        <w:tc>
          <w:tcPr>
            <w:cnfStyle w:val="001000000000" w:firstRow="0" w:lastRow="0" w:firstColumn="1" w:lastColumn="0" w:oddVBand="0" w:evenVBand="0" w:oddHBand="0" w:evenHBand="0" w:firstRowFirstColumn="0" w:firstRowLastColumn="0" w:lastRowFirstColumn="0" w:lastRowLastColumn="0"/>
            <w:tcW w:w="844" w:type="dxa"/>
          </w:tcPr>
          <w:p w14:paraId="104D71B4" w14:textId="5A07FD1E" w:rsidR="00B75BC9" w:rsidDel="00252F7B" w:rsidRDefault="001154EF" w:rsidP="00B75BC9">
            <w:pPr>
              <w:ind w:firstLine="0"/>
              <w:jc w:val="center"/>
              <w:rPr>
                <w:del w:id="120" w:author="Edson Benevides" w:date="2019-01-16T19:17:00Z"/>
                <w:lang w:eastAsia="pt-BR"/>
              </w:rPr>
            </w:pPr>
            <w:del w:id="121" w:author="Edson Benevides" w:date="2019-01-16T19:17:00Z">
              <w:r w:rsidDel="00252F7B">
                <w:rPr>
                  <w:lang w:eastAsia="pt-BR"/>
                </w:rPr>
                <w:delText>5</w:delText>
              </w:r>
            </w:del>
          </w:p>
        </w:tc>
        <w:tc>
          <w:tcPr>
            <w:tcW w:w="5245" w:type="dxa"/>
          </w:tcPr>
          <w:p w14:paraId="060FC02A" w14:textId="7B10A8DB" w:rsidR="00B75BC9" w:rsidDel="00252F7B" w:rsidRDefault="004C1DF3" w:rsidP="00333C25">
            <w:pPr>
              <w:ind w:firstLine="0"/>
              <w:cnfStyle w:val="000000100000" w:firstRow="0" w:lastRow="0" w:firstColumn="0" w:lastColumn="0" w:oddVBand="0" w:evenVBand="0" w:oddHBand="1" w:evenHBand="0" w:firstRowFirstColumn="0" w:firstRowLastColumn="0" w:lastRowFirstColumn="0" w:lastRowLastColumn="0"/>
              <w:rPr>
                <w:del w:id="122" w:author="Edson Benevides" w:date="2019-01-16T19:17:00Z"/>
                <w:lang w:eastAsia="pt-BR"/>
              </w:rPr>
            </w:pPr>
            <w:del w:id="123" w:author="Edson Benevides" w:date="2019-01-16T19:17:00Z">
              <w:r w:rsidDel="00252F7B">
                <w:rPr>
                  <w:lang w:eastAsia="pt-BR"/>
                </w:rPr>
                <w:delText>Defesa</w:delText>
              </w:r>
              <w:r w:rsidR="00B75BC9" w:rsidDel="00252F7B">
                <w:rPr>
                  <w:lang w:eastAsia="pt-BR"/>
                </w:rPr>
                <w:delText xml:space="preserve"> do TCC2</w:delText>
              </w:r>
            </w:del>
          </w:p>
        </w:tc>
        <w:tc>
          <w:tcPr>
            <w:tcW w:w="2196" w:type="dxa"/>
          </w:tcPr>
          <w:p w14:paraId="47437EB6" w14:textId="0D8BED2C" w:rsidR="00B75BC9" w:rsidDel="00252F7B" w:rsidRDefault="004C1DF3" w:rsidP="00333C25">
            <w:pPr>
              <w:ind w:firstLine="0"/>
              <w:cnfStyle w:val="000000100000" w:firstRow="0" w:lastRow="0" w:firstColumn="0" w:lastColumn="0" w:oddVBand="0" w:evenVBand="0" w:oddHBand="1" w:evenHBand="0" w:firstRowFirstColumn="0" w:firstRowLastColumn="0" w:lastRowFirstColumn="0" w:lastRowLastColumn="0"/>
              <w:rPr>
                <w:del w:id="124" w:author="Edson Benevides" w:date="2019-01-16T19:17:00Z"/>
                <w:lang w:eastAsia="pt-BR"/>
              </w:rPr>
            </w:pPr>
            <w:del w:id="125" w:author="Edson Benevides" w:date="2019-01-16T19:17:00Z">
              <w:r w:rsidDel="00252F7B">
                <w:rPr>
                  <w:lang w:eastAsia="pt-BR"/>
                </w:rPr>
                <w:delText>Setembro 2018</w:delText>
              </w:r>
            </w:del>
          </w:p>
        </w:tc>
      </w:tr>
    </w:tbl>
    <w:p w14:paraId="04BD7002" w14:textId="363E7A12" w:rsidR="00B75BC9" w:rsidDel="00252F7B" w:rsidRDefault="00B75BC9" w:rsidP="00B75BC9">
      <w:pPr>
        <w:pStyle w:val="Subttulolegenda"/>
        <w:rPr>
          <w:del w:id="126" w:author="Edson Benevides" w:date="2019-01-16T19:17:00Z"/>
        </w:rPr>
      </w:pPr>
      <w:del w:id="127" w:author="Edson Benevides" w:date="2019-01-16T19:17:00Z">
        <w:r w:rsidDel="00252F7B">
          <w:delText>Fonte: O autor, 2018.</w:delText>
        </w:r>
      </w:del>
    </w:p>
    <w:p w14:paraId="31E951A4" w14:textId="789B9DA1" w:rsidR="004B0058" w:rsidRPr="004B0058" w:rsidDel="006334E9" w:rsidRDefault="004B0058">
      <w:pPr>
        <w:pStyle w:val="Ttulo1"/>
        <w:rPr>
          <w:del w:id="128" w:author="Edson Benevides" w:date="2019-01-16T19:35:00Z"/>
        </w:rPr>
        <w:pPrChange w:id="129" w:author="Edson Benevides" w:date="2019-01-16T19:17:00Z">
          <w:pPr/>
        </w:pPrChange>
      </w:pPr>
    </w:p>
    <w:bookmarkStart w:id="130" w:name="_Toc511807604" w:displacedByCustomXml="next"/>
    <w:sdt>
      <w:sdtPr>
        <w:rPr>
          <w:rFonts w:eastAsiaTheme="minorHAnsi" w:cstheme="minorBidi"/>
          <w:b w:val="0"/>
          <w:noProof w:val="0"/>
          <w:kern w:val="0"/>
          <w:sz w:val="24"/>
          <w:szCs w:val="22"/>
          <w:lang w:eastAsia="en-US"/>
        </w:rPr>
        <w:id w:val="-1642726677"/>
        <w:docPartObj>
          <w:docPartGallery w:val="Bibliographies"/>
          <w:docPartUnique/>
        </w:docPartObj>
      </w:sdtPr>
      <w:sdtContent>
        <w:p w14:paraId="4B9D8158" w14:textId="28816AEF" w:rsidR="00F050AD" w:rsidRDefault="000F25EF" w:rsidP="000F25EF">
          <w:pPr>
            <w:pStyle w:val="Ttulo1"/>
          </w:pPr>
          <w:r>
            <w:t>BIBLIOGRAFIA</w:t>
          </w:r>
          <w:bookmarkEnd w:id="130"/>
        </w:p>
        <w:sdt>
          <w:sdtPr>
            <w:id w:val="111145805"/>
            <w:bibliography/>
          </w:sdtPr>
          <w:sdtContent>
            <w:p w14:paraId="4E5B792F" w14:textId="77777777" w:rsidR="003545F7" w:rsidRDefault="00F050AD" w:rsidP="003545F7">
              <w:pPr>
                <w:pStyle w:val="Bibliografia"/>
                <w:ind w:firstLine="0"/>
                <w:jc w:val="both"/>
                <w:rPr>
                  <w:noProof/>
                  <w:szCs w:val="24"/>
                </w:rPr>
              </w:pPr>
              <w:r>
                <w:fldChar w:fldCharType="begin"/>
              </w:r>
              <w:r>
                <w:instrText>BIBLIOGRAPHY</w:instrText>
              </w:r>
              <w:r>
                <w:fldChar w:fldCharType="separate"/>
              </w:r>
              <w:r w:rsidR="003545F7">
                <w:rPr>
                  <w:noProof/>
                </w:rPr>
                <w:t xml:space="preserve">ALEXANDER, C. K.; SADIKU, M. N. O. </w:t>
              </w:r>
              <w:r w:rsidR="003545F7">
                <w:rPr>
                  <w:b/>
                  <w:bCs/>
                  <w:noProof/>
                </w:rPr>
                <w:t>FUNDAMENTOS DE CIRCUITOS ELÉTRICOS</w:t>
              </w:r>
              <w:r w:rsidR="003545F7">
                <w:rPr>
                  <w:noProof/>
                </w:rPr>
                <w:t>. 2. ed. Porto Alegre: Bookman, 2003.</w:t>
              </w:r>
            </w:p>
            <w:p w14:paraId="2644ECCC" w14:textId="77777777" w:rsidR="003545F7" w:rsidRDefault="003545F7" w:rsidP="003545F7">
              <w:pPr>
                <w:pStyle w:val="Bibliografia"/>
                <w:ind w:firstLine="0"/>
                <w:jc w:val="both"/>
                <w:rPr>
                  <w:noProof/>
                </w:rPr>
              </w:pPr>
              <w:r>
                <w:rPr>
                  <w:noProof/>
                </w:rPr>
                <w:t xml:space="preserve">ALISSON, E. Sensor identifica insetos pela frequência do batimento das asas. </w:t>
              </w:r>
              <w:r>
                <w:rPr>
                  <w:b/>
                  <w:bCs/>
                  <w:noProof/>
                </w:rPr>
                <w:t>FAPESP</w:t>
              </w:r>
              <w:r>
                <w:rPr>
                  <w:noProof/>
                </w:rPr>
                <w:t>, 2014. Disponivel em: &lt;http://agencia.fapesp.br/sensor_identifica_insetos_pela_frequencia_do_batimento_das_asas/19377/&gt;. Acesso em: 01 abr. 2018.</w:t>
              </w:r>
            </w:p>
            <w:p w14:paraId="3D3D1717" w14:textId="77777777" w:rsidR="003545F7" w:rsidRPr="00137DE1" w:rsidRDefault="003545F7" w:rsidP="003545F7">
              <w:pPr>
                <w:pStyle w:val="Bibliografia"/>
                <w:ind w:firstLine="0"/>
                <w:jc w:val="both"/>
                <w:rPr>
                  <w:noProof/>
                  <w:lang w:val="en-US"/>
                </w:rPr>
              </w:pPr>
              <w:r>
                <w:rPr>
                  <w:noProof/>
                </w:rPr>
                <w:t xml:space="preserve">BEZERRA, A. C. V. Das brigadas sanitárias aos agentes de controle de endemias: o processo de formação e os trabalhos de campo. </w:t>
              </w:r>
              <w:r w:rsidRPr="00137DE1">
                <w:rPr>
                  <w:b/>
                  <w:bCs/>
                  <w:noProof/>
                  <w:lang w:val="en-US"/>
                </w:rPr>
                <w:t>Hygeia</w:t>
              </w:r>
              <w:r w:rsidRPr="00137DE1">
                <w:rPr>
                  <w:noProof/>
                  <w:lang w:val="en-US"/>
                </w:rPr>
                <w:t>, p. v. 13, n. 25, p. 65-80, 2017.</w:t>
              </w:r>
            </w:p>
            <w:p w14:paraId="6BABA40C" w14:textId="77777777" w:rsidR="003545F7" w:rsidRDefault="003545F7" w:rsidP="003545F7">
              <w:pPr>
                <w:pStyle w:val="Bibliografia"/>
                <w:ind w:firstLine="0"/>
                <w:jc w:val="both"/>
                <w:rPr>
                  <w:noProof/>
                </w:rPr>
              </w:pPr>
              <w:r w:rsidRPr="00137DE1">
                <w:rPr>
                  <w:noProof/>
                  <w:lang w:val="en-US"/>
                </w:rPr>
                <w:t xml:space="preserve">BRAGA, I. A. E. A. Comparative study between larval surveys and ovitraps to monitor populations of Aedes aegypti. </w:t>
              </w:r>
              <w:r>
                <w:rPr>
                  <w:b/>
                  <w:bCs/>
                  <w:noProof/>
                </w:rPr>
                <w:t>Revista da Sociedade Brasileira de Medicina Tropical</w:t>
              </w:r>
              <w:r>
                <w:rPr>
                  <w:noProof/>
                </w:rPr>
                <w:t>, p. v. 33, n. 4, p. 347-353, 2000.</w:t>
              </w:r>
            </w:p>
            <w:p w14:paraId="32C14045" w14:textId="77777777" w:rsidR="003545F7" w:rsidRDefault="003545F7" w:rsidP="003545F7">
              <w:pPr>
                <w:pStyle w:val="Bibliografia"/>
                <w:ind w:firstLine="0"/>
                <w:jc w:val="both"/>
                <w:rPr>
                  <w:noProof/>
                </w:rPr>
              </w:pPr>
              <w:r>
                <w:rPr>
                  <w:noProof/>
                </w:rPr>
                <w:t xml:space="preserve">BRAGA, I. A.; VALLE, D. Aedes aegypti: histórico do controle no Brasil. </w:t>
              </w:r>
              <w:r>
                <w:rPr>
                  <w:b/>
                  <w:bCs/>
                  <w:noProof/>
                </w:rPr>
                <w:t>Epidemiologia e serviços de saúde</w:t>
              </w:r>
              <w:r>
                <w:rPr>
                  <w:noProof/>
                </w:rPr>
                <w:t>, p. v. 16, n. 2, p. 113-118, 2007.</w:t>
              </w:r>
            </w:p>
            <w:p w14:paraId="3ACB5DB9" w14:textId="77777777" w:rsidR="003545F7" w:rsidRPr="00137DE1" w:rsidRDefault="003545F7" w:rsidP="003545F7">
              <w:pPr>
                <w:pStyle w:val="Bibliografia"/>
                <w:ind w:firstLine="0"/>
                <w:jc w:val="both"/>
                <w:rPr>
                  <w:noProof/>
                  <w:lang w:val="en-US"/>
                </w:rPr>
              </w:pPr>
              <w:r>
                <w:rPr>
                  <w:noProof/>
                </w:rPr>
                <w:t xml:space="preserve">CENTERS FOR DISEASE CONTROL AND PREVENTION. </w:t>
              </w:r>
              <w:r w:rsidRPr="00137DE1">
                <w:rPr>
                  <w:noProof/>
                  <w:lang w:val="en-US"/>
                </w:rPr>
                <w:t xml:space="preserve">World Map of Areas with Risk of Zika. </w:t>
              </w:r>
              <w:r>
                <w:rPr>
                  <w:b/>
                  <w:bCs/>
                  <w:noProof/>
                </w:rPr>
                <w:t>CDC</w:t>
              </w:r>
              <w:r>
                <w:rPr>
                  <w:noProof/>
                </w:rPr>
                <w:t xml:space="preserve">, 09 mar. 2018. Disponivel em: &lt;https://wwwnc.cdc.gov/travel/files/zika-areas-of-risk.pdf&gt;. </w:t>
              </w:r>
              <w:r w:rsidRPr="00137DE1">
                <w:rPr>
                  <w:noProof/>
                  <w:lang w:val="en-US"/>
                </w:rPr>
                <w:t>Acesso em: 01 abr. 2018.</w:t>
              </w:r>
            </w:p>
            <w:p w14:paraId="26D76710" w14:textId="77777777" w:rsidR="003545F7" w:rsidRPr="00137DE1" w:rsidRDefault="003545F7" w:rsidP="003545F7">
              <w:pPr>
                <w:pStyle w:val="Bibliografia"/>
                <w:ind w:firstLine="0"/>
                <w:jc w:val="both"/>
                <w:rPr>
                  <w:noProof/>
                  <w:lang w:val="en-US"/>
                </w:rPr>
              </w:pPr>
              <w:r w:rsidRPr="00137DE1">
                <w:rPr>
                  <w:noProof/>
                  <w:lang w:val="en-US"/>
                </w:rPr>
                <w:t xml:space="preserve">ELEKSMAKER. </w:t>
              </w:r>
              <w:r w:rsidRPr="00137DE1">
                <w:rPr>
                  <w:b/>
                  <w:bCs/>
                  <w:noProof/>
                  <w:lang w:val="en-US"/>
                </w:rPr>
                <w:t>Laser Module Carriage Assembly</w:t>
              </w:r>
              <w:r w:rsidRPr="00137DE1">
                <w:rPr>
                  <w:noProof/>
                  <w:lang w:val="en-US"/>
                </w:rPr>
                <w:t>. [S.l.]: [s.n.], 2017.</w:t>
              </w:r>
            </w:p>
            <w:p w14:paraId="30999706" w14:textId="77777777" w:rsidR="003545F7" w:rsidRDefault="003545F7" w:rsidP="003545F7">
              <w:pPr>
                <w:pStyle w:val="Bibliografia"/>
                <w:ind w:firstLine="0"/>
                <w:jc w:val="both"/>
                <w:rPr>
                  <w:noProof/>
                </w:rPr>
              </w:pPr>
              <w:r w:rsidRPr="00137DE1">
                <w:rPr>
                  <w:noProof/>
                  <w:lang w:val="en-US"/>
                </w:rPr>
                <w:t xml:space="preserve">EVERLIGHT ELECTRONICS CO. LTDA. </w:t>
              </w:r>
              <w:r w:rsidRPr="00137DE1">
                <w:rPr>
                  <w:b/>
                  <w:bCs/>
                  <w:noProof/>
                  <w:lang w:val="en-US"/>
                </w:rPr>
                <w:t>Technical Data Shee T-1 3/4</w:t>
              </w:r>
              <w:r w:rsidRPr="00137DE1">
                <w:rPr>
                  <w:noProof/>
                  <w:lang w:val="en-US"/>
                </w:rPr>
                <w:t xml:space="preserve">. </w:t>
              </w:r>
              <w:r>
                <w:rPr>
                  <w:noProof/>
                </w:rPr>
                <w:t>[S.l.]: [s.n.], 2005.</w:t>
              </w:r>
            </w:p>
            <w:p w14:paraId="0F437C3A" w14:textId="77777777" w:rsidR="003545F7" w:rsidRPr="00137DE1" w:rsidRDefault="003545F7" w:rsidP="003545F7">
              <w:pPr>
                <w:pStyle w:val="Bibliografia"/>
                <w:ind w:firstLine="0"/>
                <w:jc w:val="both"/>
                <w:rPr>
                  <w:noProof/>
                  <w:lang w:val="en-US"/>
                </w:rPr>
              </w:pPr>
              <w:r>
                <w:rPr>
                  <w:noProof/>
                </w:rPr>
                <w:t xml:space="preserve">JANSEN, R. De zika a rubéola: as doenças que podem causar más-formações em fetos. </w:t>
              </w:r>
              <w:r>
                <w:rPr>
                  <w:b/>
                  <w:bCs/>
                  <w:noProof/>
                </w:rPr>
                <w:t>BBC Brasil</w:t>
              </w:r>
              <w:r>
                <w:rPr>
                  <w:noProof/>
                </w:rPr>
                <w:t xml:space="preserve">, 03 fev. 2016. Disponivel em: &lt;http://www.bbc.com/portuguese/noticias/2016/02/160202_doencas_microcefalia_zika_lab_rj&gt;. </w:t>
              </w:r>
              <w:r w:rsidRPr="00137DE1">
                <w:rPr>
                  <w:noProof/>
                  <w:lang w:val="en-US"/>
                </w:rPr>
                <w:t>Acesso em: 01 abr. 2018.</w:t>
              </w:r>
            </w:p>
            <w:p w14:paraId="2B0175A5" w14:textId="77777777" w:rsidR="003545F7" w:rsidRDefault="003545F7" w:rsidP="003545F7">
              <w:pPr>
                <w:pStyle w:val="Bibliografia"/>
                <w:ind w:firstLine="0"/>
                <w:jc w:val="both"/>
                <w:rPr>
                  <w:noProof/>
                </w:rPr>
              </w:pPr>
              <w:r w:rsidRPr="00137DE1">
                <w:rPr>
                  <w:noProof/>
                  <w:lang w:val="en-US"/>
                </w:rPr>
                <w:t xml:space="preserve">KARE, J. Build your own photonic fence to zap mosquitoes midflight. </w:t>
              </w:r>
              <w:r>
                <w:rPr>
                  <w:b/>
                  <w:bCs/>
                  <w:noProof/>
                </w:rPr>
                <w:t>IEEE SPECTRUM</w:t>
              </w:r>
              <w:r>
                <w:rPr>
                  <w:noProof/>
                </w:rPr>
                <w:t>, 30 abr. 2010.</w:t>
              </w:r>
            </w:p>
            <w:p w14:paraId="720AF3BC" w14:textId="77777777" w:rsidR="003545F7" w:rsidRPr="00137DE1" w:rsidRDefault="003545F7" w:rsidP="003545F7">
              <w:pPr>
                <w:pStyle w:val="Bibliografia"/>
                <w:ind w:firstLine="0"/>
                <w:jc w:val="both"/>
                <w:rPr>
                  <w:noProof/>
                  <w:lang w:val="en-US"/>
                </w:rPr>
              </w:pPr>
              <w:r>
                <w:rPr>
                  <w:noProof/>
                </w:rPr>
                <w:lastRenderedPageBreak/>
                <w:t xml:space="preserve">MARTINS, N. A. </w:t>
              </w:r>
              <w:r>
                <w:rPr>
                  <w:b/>
                  <w:bCs/>
                  <w:noProof/>
                </w:rPr>
                <w:t>Sistemas microcontrolados:</w:t>
              </w:r>
              <w:r>
                <w:rPr>
                  <w:noProof/>
                </w:rPr>
                <w:t xml:space="preserve"> uma abordagem com o microcontrolador pic 16f84. </w:t>
              </w:r>
              <w:r w:rsidRPr="00137DE1">
                <w:rPr>
                  <w:noProof/>
                  <w:lang w:val="en-US"/>
                </w:rPr>
                <w:t>[S.l.]: Editora Novatec Ltda, 1ª Edição, 2005.</w:t>
              </w:r>
            </w:p>
            <w:p w14:paraId="2935675D" w14:textId="77777777" w:rsidR="003545F7" w:rsidRDefault="003545F7" w:rsidP="003545F7">
              <w:pPr>
                <w:pStyle w:val="Bibliografia"/>
                <w:ind w:firstLine="0"/>
                <w:jc w:val="both"/>
                <w:rPr>
                  <w:noProof/>
                </w:rPr>
              </w:pPr>
              <w:r w:rsidRPr="00137DE1">
                <w:rPr>
                  <w:noProof/>
                  <w:lang w:val="en-US"/>
                </w:rPr>
                <w:t xml:space="preserve">MARUSALIN, J. E. A. Aquaporin homologs and water transport in the anal papillae of the larval mosquito, Aedes aegypti. </w:t>
              </w:r>
              <w:r>
                <w:rPr>
                  <w:b/>
                  <w:bCs/>
                  <w:noProof/>
                </w:rPr>
                <w:t>Journal of Comparative Physiology B</w:t>
              </w:r>
              <w:r>
                <w:rPr>
                  <w:noProof/>
                </w:rPr>
                <w:t>, p. v. 182, n. 8, p. 1047-1056, 2012.</w:t>
              </w:r>
            </w:p>
            <w:p w14:paraId="00CB1C34" w14:textId="77777777" w:rsidR="003545F7" w:rsidRDefault="003545F7" w:rsidP="003545F7">
              <w:pPr>
                <w:pStyle w:val="Bibliografia"/>
                <w:ind w:firstLine="0"/>
                <w:jc w:val="both"/>
                <w:rPr>
                  <w:noProof/>
                </w:rPr>
              </w:pPr>
              <w:r>
                <w:rPr>
                  <w:noProof/>
                </w:rPr>
                <w:t xml:space="preserve">MASSAO, L. Como é a anatomia do mosquito da dengue. </w:t>
              </w:r>
              <w:r>
                <w:rPr>
                  <w:b/>
                  <w:bCs/>
                  <w:noProof/>
                </w:rPr>
                <w:t>M.E. P&amp;R</w:t>
              </w:r>
              <w:r>
                <w:rPr>
                  <w:noProof/>
                </w:rPr>
                <w:t>, São Paulo, n. ABRIL 2016, p. 32-33, abr. 2016.</w:t>
              </w:r>
            </w:p>
            <w:p w14:paraId="0B0599F6" w14:textId="77777777" w:rsidR="003545F7" w:rsidRPr="00137DE1" w:rsidRDefault="003545F7" w:rsidP="003545F7">
              <w:pPr>
                <w:pStyle w:val="Bibliografia"/>
                <w:ind w:firstLine="0"/>
                <w:jc w:val="both"/>
                <w:rPr>
                  <w:noProof/>
                  <w:lang w:val="en-US"/>
                </w:rPr>
              </w:pPr>
              <w:r w:rsidRPr="00137DE1">
                <w:rPr>
                  <w:noProof/>
                  <w:lang w:val="en-US"/>
                </w:rPr>
                <w:t xml:space="preserve">MICROCHIP TECHNOLOGY INC. </w:t>
              </w:r>
              <w:r w:rsidRPr="00137DE1">
                <w:rPr>
                  <w:b/>
                  <w:bCs/>
                  <w:noProof/>
                  <w:lang w:val="en-US"/>
                </w:rPr>
                <w:t>PIC18F2455/2550/4455/4550</w:t>
              </w:r>
              <w:r w:rsidRPr="00137DE1">
                <w:rPr>
                  <w:noProof/>
                  <w:lang w:val="en-US"/>
                </w:rPr>
                <w:t>. [S.l.]: Data Sheet, 2009.</w:t>
              </w:r>
            </w:p>
            <w:p w14:paraId="70F02624" w14:textId="77777777" w:rsidR="003545F7" w:rsidRDefault="003545F7" w:rsidP="003545F7">
              <w:pPr>
                <w:pStyle w:val="Bibliografia"/>
                <w:ind w:firstLine="0"/>
                <w:jc w:val="both"/>
                <w:rPr>
                  <w:noProof/>
                </w:rPr>
              </w:pPr>
              <w:r>
                <w:rPr>
                  <w:noProof/>
                </w:rPr>
                <w:t xml:space="preserve">MINISTÉRIO DA SAÚDE. Brasil tem 1.168 casos de microcefalia confirmados. </w:t>
              </w:r>
              <w:r>
                <w:rPr>
                  <w:b/>
                  <w:bCs/>
                  <w:noProof/>
                </w:rPr>
                <w:t>Governo Federal</w:t>
              </w:r>
              <w:r>
                <w:rPr>
                  <w:noProof/>
                </w:rPr>
                <w:t>, 20 abr. 2016. Disponivel em: &lt;http://www.brasil.gov.br/saude/2016/04/brasil-tem-1-168-casos-de-microcefalia-confirmados&gt;. Acesso em: 01 abr. 2018.</w:t>
              </w:r>
            </w:p>
            <w:p w14:paraId="47F42C20" w14:textId="77777777" w:rsidR="003545F7" w:rsidRPr="00137DE1" w:rsidRDefault="003545F7" w:rsidP="003545F7">
              <w:pPr>
                <w:pStyle w:val="Bibliografia"/>
                <w:ind w:firstLine="0"/>
                <w:jc w:val="both"/>
                <w:rPr>
                  <w:noProof/>
                  <w:lang w:val="en-US"/>
                </w:rPr>
              </w:pPr>
              <w:r>
                <w:rPr>
                  <w:noProof/>
                </w:rPr>
                <w:t xml:space="preserve">OPAS. Infecção pelo vírus Zika. </w:t>
              </w:r>
              <w:r>
                <w:rPr>
                  <w:b/>
                  <w:bCs/>
                  <w:noProof/>
                </w:rPr>
                <w:t>Pan American Health Organization</w:t>
              </w:r>
              <w:r>
                <w:rPr>
                  <w:noProof/>
                </w:rPr>
                <w:t xml:space="preserve">, 2016. Disponivel em: &lt;http://bvsalud.org/2017/01/16/infeccao-pelo-zika-virus/&gt;. </w:t>
              </w:r>
              <w:r w:rsidRPr="00137DE1">
                <w:rPr>
                  <w:noProof/>
                  <w:lang w:val="en-US"/>
                </w:rPr>
                <w:t>Acesso em: 01 abr. 2018.</w:t>
              </w:r>
            </w:p>
            <w:p w14:paraId="7D4D9F36" w14:textId="77777777" w:rsidR="003545F7" w:rsidRDefault="003545F7" w:rsidP="003545F7">
              <w:pPr>
                <w:pStyle w:val="Bibliografia"/>
                <w:ind w:firstLine="0"/>
                <w:jc w:val="both"/>
                <w:rPr>
                  <w:noProof/>
                </w:rPr>
              </w:pPr>
              <w:r w:rsidRPr="00137DE1">
                <w:rPr>
                  <w:noProof/>
                  <w:lang w:val="en-US"/>
                </w:rPr>
                <w:t xml:space="preserve">ROWLEY, W. A.; GRAHAM, C. L. The effect of temperature and relative humidity on the flight performance of female Aedes aegypti. </w:t>
              </w:r>
              <w:r>
                <w:rPr>
                  <w:b/>
                  <w:bCs/>
                  <w:noProof/>
                </w:rPr>
                <w:t>Journal of Insect Physiology</w:t>
              </w:r>
              <w:r>
                <w:rPr>
                  <w:noProof/>
                </w:rPr>
                <w:t>, 1968. v. 14, n. 9, p. 1251-1257, 1968.</w:t>
              </w:r>
            </w:p>
            <w:p w14:paraId="25E1E7C9" w14:textId="77777777" w:rsidR="003545F7" w:rsidRDefault="003545F7" w:rsidP="003545F7">
              <w:pPr>
                <w:pStyle w:val="Bibliografia"/>
                <w:ind w:firstLine="0"/>
                <w:jc w:val="both"/>
                <w:rPr>
                  <w:noProof/>
                </w:rPr>
              </w:pPr>
              <w:r>
                <w:rPr>
                  <w:noProof/>
                </w:rPr>
                <w:t xml:space="preserve">SALOMÃO, A. O mosquito continua aí. Quantas doenças mais ele pode trazer? </w:t>
              </w:r>
              <w:r>
                <w:rPr>
                  <w:b/>
                  <w:bCs/>
                  <w:noProof/>
                </w:rPr>
                <w:t>O Estado de S. Paulo, São Paulo</w:t>
              </w:r>
              <w:r>
                <w:rPr>
                  <w:noProof/>
                </w:rPr>
                <w:t>, 17 abr. 2016. Disponivel em: &lt;http://saude.estadao.com.br/noticias/geral,o-mosquito-continua-ai-quantas-doencas-mais-ele-pode-trazer,10000026452&gt;. Acesso em: 01 abr. 2018.</w:t>
              </w:r>
            </w:p>
            <w:p w14:paraId="6685C596" w14:textId="77777777" w:rsidR="003545F7" w:rsidRPr="00137DE1" w:rsidRDefault="003545F7" w:rsidP="003545F7">
              <w:pPr>
                <w:pStyle w:val="Bibliografia"/>
                <w:ind w:firstLine="0"/>
                <w:jc w:val="both"/>
                <w:rPr>
                  <w:noProof/>
                  <w:lang w:val="en-US"/>
                </w:rPr>
              </w:pPr>
              <w:r>
                <w:rPr>
                  <w:noProof/>
                </w:rPr>
                <w:t xml:space="preserve">SENNA, J. A. S. E. A. </w:t>
              </w:r>
              <w:r>
                <w:rPr>
                  <w:b/>
                  <w:bCs/>
                  <w:noProof/>
                </w:rPr>
                <w:t>Diodos emissores de luz</w:t>
              </w:r>
              <w:r>
                <w:rPr>
                  <w:noProof/>
                </w:rPr>
                <w:t xml:space="preserve">. </w:t>
              </w:r>
              <w:r w:rsidRPr="00137DE1">
                <w:rPr>
                  <w:noProof/>
                  <w:lang w:val="en-US"/>
                </w:rPr>
                <w:t>[S.l.]: [s.n.], 1985.</w:t>
              </w:r>
            </w:p>
            <w:p w14:paraId="34F9F4D8" w14:textId="77777777" w:rsidR="003545F7" w:rsidRDefault="003545F7" w:rsidP="003545F7">
              <w:pPr>
                <w:pStyle w:val="Bibliografia"/>
                <w:ind w:firstLine="0"/>
                <w:jc w:val="both"/>
                <w:rPr>
                  <w:noProof/>
                </w:rPr>
              </w:pPr>
              <w:r w:rsidRPr="00137DE1">
                <w:rPr>
                  <w:noProof/>
                  <w:lang w:val="en-US"/>
                </w:rPr>
                <w:t xml:space="preserve">WORLD HEALTH ORGANIZATION. </w:t>
              </w:r>
              <w:r w:rsidRPr="00137DE1">
                <w:rPr>
                  <w:b/>
                  <w:bCs/>
                  <w:noProof/>
                  <w:lang w:val="en-US"/>
                </w:rPr>
                <w:t>Neurological syndrome and congenital anomalies</w:t>
              </w:r>
              <w:r w:rsidRPr="00137DE1">
                <w:rPr>
                  <w:noProof/>
                  <w:lang w:val="en-US"/>
                </w:rPr>
                <w:t xml:space="preserve">. WORLD HEALTH ORGANIZATION. </w:t>
              </w:r>
              <w:r>
                <w:rPr>
                  <w:noProof/>
                </w:rPr>
                <w:t>[S.l.], p. 6. 2016.</w:t>
              </w:r>
            </w:p>
            <w:p w14:paraId="7432C4C7" w14:textId="77777777" w:rsidR="003545F7" w:rsidRDefault="003545F7" w:rsidP="003545F7">
              <w:pPr>
                <w:pStyle w:val="Bibliografia"/>
                <w:ind w:firstLine="0"/>
                <w:jc w:val="both"/>
                <w:rPr>
                  <w:noProof/>
                </w:rPr>
              </w:pPr>
              <w:r>
                <w:rPr>
                  <w:noProof/>
                </w:rPr>
                <w:t xml:space="preserve">ZARA, A. L. D. S. A. E. A. Estratégias de controle do Aedes aegypti: uma revisão. </w:t>
              </w:r>
              <w:r>
                <w:rPr>
                  <w:b/>
                  <w:bCs/>
                  <w:noProof/>
                </w:rPr>
                <w:t>Epidemiologia e Serviços de Saúde</w:t>
              </w:r>
              <w:r>
                <w:rPr>
                  <w:noProof/>
                </w:rPr>
                <w:t>, p. v. 25, n. 2, p. 391-404, 2016.</w:t>
              </w:r>
            </w:p>
            <w:p w14:paraId="7477E11C" w14:textId="17497CA8" w:rsidR="00F050AD" w:rsidRDefault="00F050AD" w:rsidP="003545F7">
              <w:pPr>
                <w:ind w:firstLine="0"/>
                <w:jc w:val="both"/>
              </w:pPr>
              <w:r>
                <w:rPr>
                  <w:b/>
                  <w:bCs/>
                </w:rPr>
                <w:fldChar w:fldCharType="end"/>
              </w:r>
            </w:p>
          </w:sdtContent>
        </w:sdt>
      </w:sdtContent>
    </w:sdt>
    <w:p w14:paraId="5EFAA328" w14:textId="7AA35F16" w:rsidR="00A76792" w:rsidRDefault="00A76792">
      <w:pPr>
        <w:rPr>
          <w:lang w:eastAsia="pt-BR"/>
        </w:rPr>
      </w:pPr>
      <w:r>
        <w:rPr>
          <w:lang w:eastAsia="pt-BR"/>
        </w:rPr>
        <w:lastRenderedPageBreak/>
        <w:br w:type="page"/>
      </w:r>
    </w:p>
    <w:p w14:paraId="6883D63C" w14:textId="343FC30C" w:rsidR="00F050AD" w:rsidRDefault="00A76792" w:rsidP="00A76792">
      <w:pPr>
        <w:pStyle w:val="Ttulo1"/>
        <w:numPr>
          <w:ilvl w:val="0"/>
          <w:numId w:val="0"/>
        </w:numPr>
      </w:pPr>
      <w:r w:rsidRPr="00A76792">
        <w:rPr>
          <w:highlight w:val="yellow"/>
        </w:rPr>
        <w:lastRenderedPageBreak/>
        <w:t xml:space="preserve">ANEXO </w:t>
      </w:r>
      <w:r>
        <w:rPr>
          <w:highlight w:val="yellow"/>
        </w:rPr>
        <w:t>1</w:t>
      </w:r>
      <w:r w:rsidRPr="00A76792">
        <w:rPr>
          <w:highlight w:val="yellow"/>
        </w:rPr>
        <w:t>– MATLAB SERIAL</w:t>
      </w:r>
    </w:p>
    <w:p w14:paraId="681B0F27" w14:textId="2D19C5A5" w:rsidR="00A76792" w:rsidRPr="00A76792" w:rsidRDefault="00A76792" w:rsidP="00A76792">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228B22"/>
          <w:sz w:val="26"/>
          <w:szCs w:val="26"/>
        </w:rPr>
        <w:t>%CONFIGURACAO SERIAL</w:t>
      </w:r>
    </w:p>
    <w:p w14:paraId="15B7D48F" w14:textId="3CD8E6CD" w:rsidR="00A76792" w:rsidRDefault="00A76792" w:rsidP="00A76792">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disp(</w:t>
      </w:r>
      <w:r>
        <w:rPr>
          <w:rFonts w:ascii="Courier New" w:hAnsi="Courier New" w:cs="Courier New"/>
          <w:color w:val="A020F0"/>
          <w:sz w:val="26"/>
          <w:szCs w:val="26"/>
        </w:rPr>
        <w:t>'Configuracao Serial'</w:t>
      </w:r>
      <w:r>
        <w:rPr>
          <w:rFonts w:ascii="Courier New" w:hAnsi="Courier New" w:cs="Courier New"/>
          <w:color w:val="000000"/>
          <w:sz w:val="26"/>
          <w:szCs w:val="26"/>
        </w:rPr>
        <w:t>)</w:t>
      </w:r>
    </w:p>
    <w:p w14:paraId="4862371C" w14:textId="77777777" w:rsidR="00A76792" w:rsidRDefault="00A76792" w:rsidP="00A76792">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com = serial(</w:t>
      </w:r>
      <w:r>
        <w:rPr>
          <w:rFonts w:ascii="Courier New" w:hAnsi="Courier New" w:cs="Courier New"/>
          <w:color w:val="A020F0"/>
          <w:sz w:val="26"/>
          <w:szCs w:val="26"/>
        </w:rPr>
        <w:t>'COM5'</w:t>
      </w:r>
      <w:r>
        <w:rPr>
          <w:rFonts w:ascii="Courier New" w:hAnsi="Courier New" w:cs="Courier New"/>
          <w:color w:val="000000"/>
          <w:sz w:val="26"/>
          <w:szCs w:val="26"/>
        </w:rPr>
        <w:t>);</w:t>
      </w:r>
    </w:p>
    <w:p w14:paraId="7AE8F9BF" w14:textId="77777777" w:rsidR="00A76792" w:rsidRDefault="00A76792" w:rsidP="00A76792">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com.InputBufferSize = 200000;</w:t>
      </w:r>
    </w:p>
    <w:p w14:paraId="56C206A7" w14:textId="77777777" w:rsidR="00A76792" w:rsidRDefault="00A76792" w:rsidP="00A76792">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com.Timeout = 100;</w:t>
      </w:r>
    </w:p>
    <w:p w14:paraId="6C860EA8" w14:textId="77777777" w:rsidR="00A76792" w:rsidRDefault="00A76792" w:rsidP="00A76792">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set(com,</w:t>
      </w:r>
      <w:r>
        <w:rPr>
          <w:rFonts w:ascii="Courier New" w:hAnsi="Courier New" w:cs="Courier New"/>
          <w:color w:val="A020F0"/>
          <w:sz w:val="26"/>
          <w:szCs w:val="26"/>
        </w:rPr>
        <w:t>'BaudRate'</w:t>
      </w:r>
      <w:r>
        <w:rPr>
          <w:rFonts w:ascii="Courier New" w:hAnsi="Courier New" w:cs="Courier New"/>
          <w:color w:val="000000"/>
          <w:sz w:val="26"/>
          <w:szCs w:val="26"/>
        </w:rPr>
        <w:t>,115200);</w:t>
      </w:r>
    </w:p>
    <w:p w14:paraId="32137789" w14:textId="57A2AEB8" w:rsidR="00A76792" w:rsidRPr="00A76792" w:rsidRDefault="00A76792" w:rsidP="00A76792">
      <w:pPr>
        <w:autoSpaceDE w:val="0"/>
        <w:autoSpaceDN w:val="0"/>
        <w:adjustRightInd w:val="0"/>
        <w:spacing w:after="0" w:line="240" w:lineRule="auto"/>
        <w:ind w:firstLine="0"/>
        <w:rPr>
          <w:rFonts w:ascii="Courier New" w:hAnsi="Courier New" w:cs="Courier New"/>
          <w:color w:val="000000"/>
          <w:sz w:val="26"/>
          <w:szCs w:val="26"/>
        </w:rPr>
      </w:pPr>
      <w:r>
        <w:rPr>
          <w:rFonts w:ascii="Courier New" w:hAnsi="Courier New" w:cs="Courier New"/>
          <w:color w:val="000000"/>
          <w:sz w:val="26"/>
          <w:szCs w:val="26"/>
        </w:rPr>
        <w:t>disp(</w:t>
      </w:r>
      <w:r>
        <w:rPr>
          <w:rFonts w:ascii="Courier New" w:hAnsi="Courier New" w:cs="Courier New"/>
          <w:color w:val="A020F0"/>
          <w:sz w:val="26"/>
          <w:szCs w:val="26"/>
        </w:rPr>
        <w:t>'Conexao COM'</w:t>
      </w:r>
      <w:r>
        <w:rPr>
          <w:rFonts w:ascii="Courier New" w:hAnsi="Courier New" w:cs="Courier New"/>
          <w:color w:val="000000"/>
          <w:sz w:val="26"/>
          <w:szCs w:val="26"/>
        </w:rPr>
        <w:t>)</w:t>
      </w:r>
    </w:p>
    <w:p w14:paraId="72A9A85B" w14:textId="4B3457A7" w:rsidR="00A76792" w:rsidRDefault="00A76792" w:rsidP="00A76792">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228B22"/>
          <w:sz w:val="26"/>
          <w:szCs w:val="26"/>
        </w:rPr>
        <w:t>%LEITURA</w:t>
      </w:r>
    </w:p>
    <w:p w14:paraId="3D56BEBA" w14:textId="77777777" w:rsidR="00A76792" w:rsidRDefault="00A76792" w:rsidP="00A76792">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fopen(com);</w:t>
      </w:r>
    </w:p>
    <w:p w14:paraId="43DFB49F" w14:textId="77777777" w:rsidR="00A76792" w:rsidRDefault="00A76792" w:rsidP="00A76792">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disp(</w:t>
      </w:r>
      <w:r>
        <w:rPr>
          <w:rFonts w:ascii="Courier New" w:hAnsi="Courier New" w:cs="Courier New"/>
          <w:color w:val="A020F0"/>
          <w:sz w:val="26"/>
          <w:szCs w:val="26"/>
        </w:rPr>
        <w:t>'GetLine'</w:t>
      </w:r>
      <w:r>
        <w:rPr>
          <w:rFonts w:ascii="Courier New" w:hAnsi="Courier New" w:cs="Courier New"/>
          <w:color w:val="000000"/>
          <w:sz w:val="26"/>
          <w:szCs w:val="26"/>
        </w:rPr>
        <w:t>)</w:t>
      </w:r>
    </w:p>
    <w:p w14:paraId="78210370" w14:textId="77777777" w:rsidR="00A76792" w:rsidRDefault="00A76792" w:rsidP="00A76792">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[line, count] = fgetl(com);</w:t>
      </w:r>
    </w:p>
    <w:p w14:paraId="258DCB10" w14:textId="77777777" w:rsidR="00A76792" w:rsidRDefault="00A76792" w:rsidP="00A76792">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disp(</w:t>
      </w:r>
      <w:r>
        <w:rPr>
          <w:rFonts w:ascii="Courier New" w:hAnsi="Courier New" w:cs="Courier New"/>
          <w:color w:val="A020F0"/>
          <w:sz w:val="26"/>
          <w:szCs w:val="26"/>
        </w:rPr>
        <w:t>'Close COM'</w:t>
      </w:r>
      <w:r>
        <w:rPr>
          <w:rFonts w:ascii="Courier New" w:hAnsi="Courier New" w:cs="Courier New"/>
          <w:color w:val="000000"/>
          <w:sz w:val="26"/>
          <w:szCs w:val="26"/>
        </w:rPr>
        <w:t>)</w:t>
      </w:r>
    </w:p>
    <w:p w14:paraId="4BB3E387" w14:textId="77777777" w:rsidR="00A76792" w:rsidRDefault="00A76792" w:rsidP="00A76792">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fclose(com);</w:t>
      </w:r>
    </w:p>
    <w:p w14:paraId="4F2C8D28" w14:textId="77777777" w:rsidR="00A76792" w:rsidRDefault="00A76792" w:rsidP="00A76792">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[values, len] = sscanf(line,</w:t>
      </w:r>
      <w:r>
        <w:rPr>
          <w:rFonts w:ascii="Courier New" w:hAnsi="Courier New" w:cs="Courier New"/>
          <w:color w:val="A020F0"/>
          <w:sz w:val="26"/>
          <w:szCs w:val="26"/>
        </w:rPr>
        <w:t>'%04d'</w:t>
      </w:r>
      <w:r>
        <w:rPr>
          <w:rFonts w:ascii="Courier New" w:hAnsi="Courier New" w:cs="Courier New"/>
          <w:color w:val="000000"/>
          <w:sz w:val="26"/>
          <w:szCs w:val="26"/>
        </w:rPr>
        <w:t>);</w:t>
      </w:r>
    </w:p>
    <w:p w14:paraId="7B300C92" w14:textId="2A05D569" w:rsidR="00A76792" w:rsidRDefault="00A76792" w:rsidP="00A76792">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disp(</w:t>
      </w:r>
      <w:r>
        <w:rPr>
          <w:rFonts w:ascii="Courier New" w:hAnsi="Courier New" w:cs="Courier New"/>
          <w:color w:val="A020F0"/>
          <w:sz w:val="26"/>
          <w:szCs w:val="26"/>
        </w:rPr>
        <w:t>'Transposta'</w:t>
      </w:r>
      <w:r>
        <w:rPr>
          <w:rFonts w:ascii="Courier New" w:hAnsi="Courier New" w:cs="Courier New"/>
          <w:color w:val="000000"/>
          <w:sz w:val="26"/>
          <w:szCs w:val="26"/>
        </w:rPr>
        <w:t>)</w:t>
      </w:r>
    </w:p>
    <w:p w14:paraId="288B7DF5" w14:textId="1715A3F6" w:rsidR="00A76792" w:rsidRPr="00A76792" w:rsidRDefault="00A76792" w:rsidP="00A76792">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values = transpose(values);</w:t>
      </w:r>
    </w:p>
    <w:p w14:paraId="64B993BD" w14:textId="2F908DF5" w:rsidR="00A76792" w:rsidRPr="00A76792" w:rsidRDefault="00A76792" w:rsidP="00A76792">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228B22"/>
          <w:sz w:val="26"/>
          <w:szCs w:val="26"/>
        </w:rPr>
        <w:t>%ARQUIVO</w:t>
      </w:r>
    </w:p>
    <w:p w14:paraId="4AABDA9C" w14:textId="2FDDA2C1" w:rsidR="00A76792" w:rsidRDefault="00A76792" w:rsidP="00A76792">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disp(</w:t>
      </w:r>
      <w:r>
        <w:rPr>
          <w:rFonts w:ascii="Courier New" w:hAnsi="Courier New" w:cs="Courier New"/>
          <w:color w:val="A020F0"/>
          <w:sz w:val="26"/>
          <w:szCs w:val="26"/>
        </w:rPr>
        <w:t>'Save'</w:t>
      </w:r>
      <w:r>
        <w:rPr>
          <w:rFonts w:ascii="Courier New" w:hAnsi="Courier New" w:cs="Courier New"/>
          <w:color w:val="000000"/>
          <w:sz w:val="26"/>
          <w:szCs w:val="26"/>
        </w:rPr>
        <w:t>)</w:t>
      </w:r>
    </w:p>
    <w:p w14:paraId="3DEE7D4C" w14:textId="24798D69" w:rsidR="00063F83" w:rsidRDefault="00A76792" w:rsidP="00A76792">
      <w:pPr>
        <w:autoSpaceDE w:val="0"/>
        <w:autoSpaceDN w:val="0"/>
        <w:adjustRightInd w:val="0"/>
        <w:spacing w:after="0" w:line="240" w:lineRule="auto"/>
        <w:ind w:firstLine="0"/>
        <w:rPr>
          <w:rFonts w:ascii="Courier New" w:hAnsi="Courier New" w:cs="Courier New"/>
          <w:color w:val="000000"/>
          <w:sz w:val="26"/>
          <w:szCs w:val="26"/>
        </w:rPr>
      </w:pPr>
      <w:r>
        <w:rPr>
          <w:rFonts w:ascii="Courier New" w:hAnsi="Courier New" w:cs="Courier New"/>
          <w:color w:val="000000"/>
          <w:sz w:val="26"/>
          <w:szCs w:val="26"/>
        </w:rPr>
        <w:t>save(</w:t>
      </w:r>
      <w:r>
        <w:rPr>
          <w:rFonts w:ascii="Courier New" w:hAnsi="Courier New" w:cs="Courier New"/>
          <w:color w:val="A020F0"/>
          <w:sz w:val="26"/>
          <w:szCs w:val="26"/>
        </w:rPr>
        <w:t>'data.txt'</w:t>
      </w:r>
      <w:r>
        <w:rPr>
          <w:rFonts w:ascii="Courier New" w:hAnsi="Courier New" w:cs="Courier New"/>
          <w:color w:val="000000"/>
          <w:sz w:val="26"/>
          <w:szCs w:val="26"/>
        </w:rPr>
        <w:t>,</w:t>
      </w:r>
      <w:r>
        <w:rPr>
          <w:rFonts w:ascii="Courier New" w:hAnsi="Courier New" w:cs="Courier New"/>
          <w:color w:val="A020F0"/>
          <w:sz w:val="26"/>
          <w:szCs w:val="26"/>
        </w:rPr>
        <w:t>'values'</w:t>
      </w:r>
      <w:r>
        <w:rPr>
          <w:rFonts w:ascii="Courier New" w:hAnsi="Courier New" w:cs="Courier New"/>
          <w:color w:val="000000"/>
          <w:sz w:val="26"/>
          <w:szCs w:val="26"/>
        </w:rPr>
        <w:t>,</w:t>
      </w:r>
      <w:r>
        <w:rPr>
          <w:rFonts w:ascii="Courier New" w:hAnsi="Courier New" w:cs="Courier New"/>
          <w:color w:val="A020F0"/>
          <w:sz w:val="26"/>
          <w:szCs w:val="26"/>
        </w:rPr>
        <w:t>'-append'</w:t>
      </w:r>
      <w:r>
        <w:rPr>
          <w:rFonts w:ascii="Courier New" w:hAnsi="Courier New" w:cs="Courier New"/>
          <w:color w:val="000000"/>
          <w:sz w:val="26"/>
          <w:szCs w:val="26"/>
        </w:rPr>
        <w:t>,</w:t>
      </w:r>
      <w:r>
        <w:rPr>
          <w:rFonts w:ascii="Courier New" w:hAnsi="Courier New" w:cs="Courier New"/>
          <w:color w:val="A020F0"/>
          <w:sz w:val="26"/>
          <w:szCs w:val="26"/>
        </w:rPr>
        <w:t>'-ascii'</w:t>
      </w:r>
      <w:r>
        <w:rPr>
          <w:rFonts w:ascii="Courier New" w:hAnsi="Courier New" w:cs="Courier New"/>
          <w:color w:val="000000"/>
          <w:sz w:val="26"/>
          <w:szCs w:val="26"/>
        </w:rPr>
        <w:t>)</w:t>
      </w:r>
    </w:p>
    <w:p w14:paraId="6632BBBA" w14:textId="77777777" w:rsidR="00063F83" w:rsidRDefault="00063F83">
      <w:pPr>
        <w:rPr>
          <w:rFonts w:ascii="Courier New" w:hAnsi="Courier New" w:cs="Courier New"/>
          <w:color w:val="000000"/>
          <w:sz w:val="26"/>
          <w:szCs w:val="26"/>
        </w:rPr>
      </w:pPr>
      <w:r>
        <w:rPr>
          <w:rFonts w:ascii="Courier New" w:hAnsi="Courier New" w:cs="Courier New"/>
          <w:color w:val="000000"/>
          <w:sz w:val="26"/>
          <w:szCs w:val="26"/>
        </w:rPr>
        <w:br w:type="page"/>
      </w:r>
    </w:p>
    <w:p w14:paraId="311F9A91" w14:textId="40EA884D" w:rsidR="00A76792" w:rsidRDefault="00063F83" w:rsidP="00063F83">
      <w:pPr>
        <w:pStyle w:val="Ttulo1"/>
        <w:numPr>
          <w:ilvl w:val="0"/>
          <w:numId w:val="0"/>
        </w:numPr>
      </w:pPr>
      <w:r w:rsidRPr="00063F83">
        <w:rPr>
          <w:highlight w:val="yellow"/>
        </w:rPr>
        <w:lastRenderedPageBreak/>
        <w:t>ANEXO 2 – MATLAB SAMPLE</w:t>
      </w:r>
    </w:p>
    <w:p w14:paraId="7E293B5F" w14:textId="11101663" w:rsidR="00063F83" w:rsidRPr="00063F83" w:rsidRDefault="00063F83" w:rsidP="00063F83">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228B22"/>
          <w:sz w:val="26"/>
          <w:szCs w:val="26"/>
        </w:rPr>
        <w:t>%AMOSTRAS</w:t>
      </w:r>
    </w:p>
    <w:p w14:paraId="115BF50F" w14:textId="19E4EB72" w:rsidR="00063F83" w:rsidRDefault="00063F83" w:rsidP="00063F83">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samples = [];</w:t>
      </w:r>
    </w:p>
    <w:p w14:paraId="0FD4FD72" w14:textId="77777777" w:rsidR="00063F83" w:rsidRDefault="00063F83" w:rsidP="00063F83">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 xml:space="preserve"> </w:t>
      </w:r>
    </w:p>
    <w:p w14:paraId="4F19F0FB" w14:textId="77777777" w:rsidR="00063F83" w:rsidRDefault="00063F83" w:rsidP="00063F83">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rows</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cols</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size</w:t>
      </w:r>
      <w:proofErr w:type="spellEnd"/>
      <w:r>
        <w:rPr>
          <w:rFonts w:ascii="Courier New" w:hAnsi="Courier New" w:cs="Courier New"/>
          <w:color w:val="000000"/>
          <w:sz w:val="26"/>
          <w:szCs w:val="26"/>
        </w:rPr>
        <w:t>(samples)</w:t>
      </w:r>
    </w:p>
    <w:p w14:paraId="313EA60D" w14:textId="77777777" w:rsidR="00063F83" w:rsidRDefault="00063F83" w:rsidP="00063F83">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i = 1 : </w:t>
      </w:r>
      <w:proofErr w:type="spellStart"/>
      <w:r>
        <w:rPr>
          <w:rFonts w:ascii="Courier New" w:hAnsi="Courier New" w:cs="Courier New"/>
          <w:color w:val="000000"/>
          <w:sz w:val="26"/>
          <w:szCs w:val="26"/>
        </w:rPr>
        <w:t>rows</w:t>
      </w:r>
      <w:proofErr w:type="spellEnd"/>
    </w:p>
    <w:p w14:paraId="4B750488" w14:textId="77777777" w:rsidR="00063F83" w:rsidRDefault="00063F83" w:rsidP="00063F83">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%Dominio do tempo</w:t>
      </w:r>
    </w:p>
    <w:p w14:paraId="633BBE01" w14:textId="77777777" w:rsidR="00063F83" w:rsidRDefault="00063F83" w:rsidP="00063F83">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 xml:space="preserve">    figure((i*2)-1)</w:t>
      </w:r>
    </w:p>
    <w:p w14:paraId="05F51C16" w14:textId="77777777" w:rsidR="00063F83" w:rsidRDefault="00063F83" w:rsidP="00063F83">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plot</w:t>
      </w:r>
      <w:proofErr w:type="spellEnd"/>
      <w:r>
        <w:rPr>
          <w:rFonts w:ascii="Courier New" w:hAnsi="Courier New" w:cs="Courier New"/>
          <w:color w:val="000000"/>
          <w:sz w:val="26"/>
          <w:szCs w:val="26"/>
        </w:rPr>
        <w:t>(samples(i,:))</w:t>
      </w:r>
    </w:p>
    <w:p w14:paraId="274324CD" w14:textId="77777777" w:rsidR="00063F83" w:rsidRDefault="00063F83" w:rsidP="00063F83">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title</w:t>
      </w:r>
      <w:proofErr w:type="spellEnd"/>
      <w:r>
        <w:rPr>
          <w:rFonts w:ascii="Courier New" w:hAnsi="Courier New" w:cs="Courier New"/>
          <w:color w:val="000000"/>
          <w:sz w:val="26"/>
          <w:szCs w:val="26"/>
        </w:rPr>
        <w:t>([</w:t>
      </w:r>
      <w:r>
        <w:rPr>
          <w:rFonts w:ascii="Courier New" w:hAnsi="Courier New" w:cs="Courier New"/>
          <w:color w:val="A020F0"/>
          <w:sz w:val="26"/>
          <w:szCs w:val="26"/>
        </w:rPr>
        <w:t>'Amostra '</w:t>
      </w:r>
      <w:r>
        <w:rPr>
          <w:rFonts w:ascii="Courier New" w:hAnsi="Courier New" w:cs="Courier New"/>
          <w:color w:val="000000"/>
          <w:sz w:val="26"/>
          <w:szCs w:val="26"/>
        </w:rPr>
        <w:t xml:space="preserve">,num2str(i), </w:t>
      </w:r>
      <w:r>
        <w:rPr>
          <w:rFonts w:ascii="Courier New" w:hAnsi="Courier New" w:cs="Courier New"/>
          <w:color w:val="A020F0"/>
          <w:sz w:val="26"/>
          <w:szCs w:val="26"/>
        </w:rPr>
        <w:t>' - Tempo'</w:t>
      </w:r>
      <w:r>
        <w:rPr>
          <w:rFonts w:ascii="Courier New" w:hAnsi="Courier New" w:cs="Courier New"/>
          <w:color w:val="000000"/>
          <w:sz w:val="26"/>
          <w:szCs w:val="26"/>
        </w:rPr>
        <w:t>])</w:t>
      </w:r>
    </w:p>
    <w:p w14:paraId="55E797C6" w14:textId="77777777" w:rsidR="00063F83" w:rsidRDefault="00063F83" w:rsidP="00063F83">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 xml:space="preserve">    T = 1/2310; </w:t>
      </w:r>
      <w:r>
        <w:rPr>
          <w:rFonts w:ascii="Courier New" w:hAnsi="Courier New" w:cs="Courier New"/>
          <w:color w:val="228B22"/>
          <w:sz w:val="26"/>
          <w:szCs w:val="26"/>
        </w:rPr>
        <w:t>%</w:t>
      </w:r>
      <w:proofErr w:type="spellStart"/>
      <w:r>
        <w:rPr>
          <w:rFonts w:ascii="Courier New" w:hAnsi="Courier New" w:cs="Courier New"/>
          <w:color w:val="228B22"/>
          <w:sz w:val="26"/>
          <w:szCs w:val="26"/>
        </w:rPr>
        <w:t>periodo</w:t>
      </w:r>
      <w:proofErr w:type="spellEnd"/>
      <w:r>
        <w:rPr>
          <w:rFonts w:ascii="Courier New" w:hAnsi="Courier New" w:cs="Courier New"/>
          <w:color w:val="228B22"/>
          <w:sz w:val="26"/>
          <w:szCs w:val="26"/>
        </w:rPr>
        <w:t xml:space="preserve"> de amostragem</w:t>
      </w:r>
    </w:p>
    <w:p w14:paraId="30B675D3" w14:textId="77777777" w:rsidR="00063F83" w:rsidRDefault="00063F83" w:rsidP="00063F83">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 xml:space="preserve">    x = samples(i,:); </w:t>
      </w:r>
      <w:r>
        <w:rPr>
          <w:rFonts w:ascii="Courier New" w:hAnsi="Courier New" w:cs="Courier New"/>
          <w:color w:val="228B22"/>
          <w:sz w:val="26"/>
          <w:szCs w:val="26"/>
        </w:rPr>
        <w:t>%linha corrente</w:t>
      </w:r>
    </w:p>
    <w:p w14:paraId="62D2F2E5" w14:textId="77777777" w:rsidR="00063F83" w:rsidRDefault="00063F83" w:rsidP="00063F83">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 xml:space="preserve">    N_0 = </w:t>
      </w:r>
      <w:proofErr w:type="spellStart"/>
      <w:r>
        <w:rPr>
          <w:rFonts w:ascii="Courier New" w:hAnsi="Courier New" w:cs="Courier New"/>
          <w:color w:val="000000"/>
          <w:sz w:val="26"/>
          <w:szCs w:val="26"/>
        </w:rPr>
        <w:t>size</w:t>
      </w:r>
      <w:proofErr w:type="spellEnd"/>
      <w:r>
        <w:rPr>
          <w:rFonts w:ascii="Courier New" w:hAnsi="Courier New" w:cs="Courier New"/>
          <w:color w:val="000000"/>
          <w:sz w:val="26"/>
          <w:szCs w:val="26"/>
        </w:rPr>
        <w:t xml:space="preserve">(x,2); </w:t>
      </w:r>
      <w:r>
        <w:rPr>
          <w:rFonts w:ascii="Courier New" w:hAnsi="Courier New" w:cs="Courier New"/>
          <w:color w:val="228B22"/>
          <w:sz w:val="26"/>
          <w:szCs w:val="26"/>
        </w:rPr>
        <w:t>%</w:t>
      </w:r>
      <w:proofErr w:type="spellStart"/>
      <w:r>
        <w:rPr>
          <w:rFonts w:ascii="Courier New" w:hAnsi="Courier New" w:cs="Courier New"/>
          <w:color w:val="228B22"/>
          <w:sz w:val="26"/>
          <w:szCs w:val="26"/>
        </w:rPr>
        <w:t>numero</w:t>
      </w:r>
      <w:proofErr w:type="spellEnd"/>
      <w:r>
        <w:rPr>
          <w:rFonts w:ascii="Courier New" w:hAnsi="Courier New" w:cs="Courier New"/>
          <w:color w:val="228B22"/>
          <w:sz w:val="26"/>
          <w:szCs w:val="26"/>
        </w:rPr>
        <w:t xml:space="preserve"> de amostras N</w:t>
      </w:r>
    </w:p>
    <w:p w14:paraId="51BD33D3" w14:textId="77777777" w:rsidR="00063F83" w:rsidRDefault="00063F83" w:rsidP="00063F83">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 xml:space="preserve">    n = (0:N_0 - 1); </w:t>
      </w:r>
      <w:r>
        <w:rPr>
          <w:rFonts w:ascii="Courier New" w:hAnsi="Courier New" w:cs="Courier New"/>
          <w:color w:val="228B22"/>
          <w:sz w:val="26"/>
          <w:szCs w:val="26"/>
        </w:rPr>
        <w:t>%</w:t>
      </w:r>
      <w:proofErr w:type="spellStart"/>
      <w:r>
        <w:rPr>
          <w:rFonts w:ascii="Courier New" w:hAnsi="Courier New" w:cs="Courier New"/>
          <w:color w:val="228B22"/>
          <w:sz w:val="26"/>
          <w:szCs w:val="26"/>
        </w:rPr>
        <w:t>indice</w:t>
      </w:r>
      <w:proofErr w:type="spellEnd"/>
      <w:r>
        <w:rPr>
          <w:rFonts w:ascii="Courier New" w:hAnsi="Courier New" w:cs="Courier New"/>
          <w:color w:val="228B22"/>
          <w:sz w:val="26"/>
          <w:szCs w:val="26"/>
        </w:rPr>
        <w:t xml:space="preserve"> da amostra [0:N-1]</w:t>
      </w:r>
    </w:p>
    <w:p w14:paraId="627A106C" w14:textId="77777777" w:rsidR="00063F83" w:rsidRDefault="00063F83" w:rsidP="00063F83">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%Dominio da frequencia</w:t>
      </w:r>
    </w:p>
    <w:p w14:paraId="7FD4F937" w14:textId="77777777" w:rsidR="00063F83" w:rsidRDefault="00063F83" w:rsidP="00063F83">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 xml:space="preserve">    X = </w:t>
      </w:r>
      <w:proofErr w:type="spellStart"/>
      <w:r>
        <w:rPr>
          <w:rFonts w:ascii="Courier New" w:hAnsi="Courier New" w:cs="Courier New"/>
          <w:color w:val="000000"/>
          <w:sz w:val="26"/>
          <w:szCs w:val="26"/>
        </w:rPr>
        <w:t>fft</w:t>
      </w:r>
      <w:proofErr w:type="spellEnd"/>
      <w:r>
        <w:rPr>
          <w:rFonts w:ascii="Courier New" w:hAnsi="Courier New" w:cs="Courier New"/>
          <w:color w:val="000000"/>
          <w:sz w:val="26"/>
          <w:szCs w:val="26"/>
        </w:rPr>
        <w:t>(T*x);</w:t>
      </w:r>
      <w:r>
        <w:rPr>
          <w:rFonts w:ascii="Courier New" w:hAnsi="Courier New" w:cs="Courier New"/>
          <w:color w:val="228B22"/>
          <w:sz w:val="26"/>
          <w:szCs w:val="26"/>
        </w:rPr>
        <w:t xml:space="preserve">%transformada </w:t>
      </w:r>
      <w:proofErr w:type="spellStart"/>
      <w:r>
        <w:rPr>
          <w:rFonts w:ascii="Courier New" w:hAnsi="Courier New" w:cs="Courier New"/>
          <w:color w:val="228B22"/>
          <w:sz w:val="26"/>
          <w:szCs w:val="26"/>
        </w:rPr>
        <w:t>rapida</w:t>
      </w:r>
      <w:proofErr w:type="spellEnd"/>
      <w:r>
        <w:rPr>
          <w:rFonts w:ascii="Courier New" w:hAnsi="Courier New" w:cs="Courier New"/>
          <w:color w:val="228B22"/>
          <w:sz w:val="26"/>
          <w:szCs w:val="26"/>
        </w:rPr>
        <w:t xml:space="preserve"> de </w:t>
      </w:r>
      <w:proofErr w:type="spellStart"/>
      <w:r>
        <w:rPr>
          <w:rFonts w:ascii="Courier New" w:hAnsi="Courier New" w:cs="Courier New"/>
          <w:color w:val="228B22"/>
          <w:sz w:val="26"/>
          <w:szCs w:val="26"/>
        </w:rPr>
        <w:t>fourier</w:t>
      </w:r>
      <w:proofErr w:type="spellEnd"/>
    </w:p>
    <w:p w14:paraId="2869A818" w14:textId="77777777" w:rsidR="00063F83" w:rsidRDefault="00063F83" w:rsidP="00063F83">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 xml:space="preserve">    f = ((0:N_0 - 1)/(T*N_0))-(1/(T*2));</w:t>
      </w:r>
    </w:p>
    <w:p w14:paraId="786276F5" w14:textId="77777777" w:rsidR="00063F83" w:rsidRDefault="00063F83" w:rsidP="00063F83">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 xml:space="preserve">    figure((i*2))</w:t>
      </w:r>
    </w:p>
    <w:p w14:paraId="747A97D3" w14:textId="77777777" w:rsidR="00063F83" w:rsidRDefault="00063F83" w:rsidP="00063F83">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stem</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abs</w:t>
      </w:r>
      <w:proofErr w:type="spellEnd"/>
      <w:r>
        <w:rPr>
          <w:rFonts w:ascii="Courier New" w:hAnsi="Courier New" w:cs="Courier New"/>
          <w:color w:val="000000"/>
          <w:sz w:val="26"/>
          <w:szCs w:val="26"/>
        </w:rPr>
        <w:t>(f),</w:t>
      </w:r>
      <w:proofErr w:type="spellStart"/>
      <w:r>
        <w:rPr>
          <w:rFonts w:ascii="Courier New" w:hAnsi="Courier New" w:cs="Courier New"/>
          <w:color w:val="000000"/>
          <w:sz w:val="26"/>
          <w:szCs w:val="26"/>
        </w:rPr>
        <w:t>fftshift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abs</w:t>
      </w:r>
      <w:proofErr w:type="spellEnd"/>
      <w:r>
        <w:rPr>
          <w:rFonts w:ascii="Courier New" w:hAnsi="Courier New" w:cs="Courier New"/>
          <w:color w:val="000000"/>
          <w:sz w:val="26"/>
          <w:szCs w:val="26"/>
        </w:rPr>
        <w:t>(X)),</w:t>
      </w:r>
      <w:r>
        <w:rPr>
          <w:rFonts w:ascii="Courier New" w:hAnsi="Courier New" w:cs="Courier New"/>
          <w:color w:val="A020F0"/>
          <w:sz w:val="26"/>
          <w:szCs w:val="26"/>
        </w:rPr>
        <w:t>'k'</w:t>
      </w:r>
      <w:r>
        <w:rPr>
          <w:rFonts w:ascii="Courier New" w:hAnsi="Courier New" w:cs="Courier New"/>
          <w:color w:val="000000"/>
          <w:sz w:val="26"/>
          <w:szCs w:val="26"/>
        </w:rPr>
        <w:t xml:space="preserve">); </w:t>
      </w:r>
    </w:p>
    <w:p w14:paraId="1E1F7F8D" w14:textId="77777777" w:rsidR="00063F83" w:rsidRDefault="00063F83" w:rsidP="00063F83">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r>
        <w:rPr>
          <w:rFonts w:ascii="Courier New" w:hAnsi="Courier New" w:cs="Courier New"/>
          <w:color w:val="A020F0"/>
          <w:sz w:val="26"/>
          <w:szCs w:val="26"/>
        </w:rPr>
        <w:t>'f [Hz]'</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020F0"/>
          <w:sz w:val="26"/>
          <w:szCs w:val="26"/>
        </w:rPr>
        <w:t>'|X(f)|'</w:t>
      </w:r>
      <w:r>
        <w:rPr>
          <w:rFonts w:ascii="Courier New" w:hAnsi="Courier New" w:cs="Courier New"/>
          <w:color w:val="000000"/>
          <w:sz w:val="26"/>
          <w:szCs w:val="26"/>
        </w:rPr>
        <w:t>);</w:t>
      </w:r>
    </w:p>
    <w:p w14:paraId="396D0E7A" w14:textId="48434453" w:rsidR="00063F83" w:rsidRDefault="00063F83" w:rsidP="00063F83">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title</w:t>
      </w:r>
      <w:proofErr w:type="spellEnd"/>
      <w:r>
        <w:rPr>
          <w:rFonts w:ascii="Courier New" w:hAnsi="Courier New" w:cs="Courier New"/>
          <w:color w:val="000000"/>
          <w:sz w:val="26"/>
          <w:szCs w:val="26"/>
        </w:rPr>
        <w:t>([</w:t>
      </w:r>
      <w:r>
        <w:rPr>
          <w:rFonts w:ascii="Courier New" w:hAnsi="Courier New" w:cs="Courier New"/>
          <w:color w:val="A020F0"/>
          <w:sz w:val="26"/>
          <w:szCs w:val="26"/>
        </w:rPr>
        <w:t>'Amostra '</w:t>
      </w:r>
      <w:r>
        <w:rPr>
          <w:rFonts w:ascii="Courier New" w:hAnsi="Courier New" w:cs="Courier New"/>
          <w:color w:val="000000"/>
          <w:sz w:val="26"/>
          <w:szCs w:val="26"/>
        </w:rPr>
        <w:t xml:space="preserve">,num2str(i), </w:t>
      </w:r>
      <w:r>
        <w:rPr>
          <w:rFonts w:ascii="Courier New" w:hAnsi="Courier New" w:cs="Courier New"/>
          <w:color w:val="A020F0"/>
          <w:sz w:val="26"/>
          <w:szCs w:val="26"/>
        </w:rPr>
        <w:t>'- Frequencia'</w:t>
      </w:r>
      <w:r>
        <w:rPr>
          <w:rFonts w:ascii="Courier New" w:hAnsi="Courier New" w:cs="Courier New"/>
          <w:color w:val="000000"/>
          <w:sz w:val="26"/>
          <w:szCs w:val="26"/>
        </w:rPr>
        <w:t>])</w:t>
      </w:r>
    </w:p>
    <w:p w14:paraId="27D13863" w14:textId="77777777" w:rsidR="00063F83" w:rsidRDefault="00063F83" w:rsidP="00063F83">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ylim</w:t>
      </w:r>
      <w:proofErr w:type="spellEnd"/>
      <w:r>
        <w:rPr>
          <w:rFonts w:ascii="Courier New" w:hAnsi="Courier New" w:cs="Courier New"/>
          <w:color w:val="000000"/>
          <w:sz w:val="26"/>
          <w:szCs w:val="26"/>
        </w:rPr>
        <w:t>([0 0.3])</w:t>
      </w:r>
    </w:p>
    <w:p w14:paraId="206CEE2E" w14:textId="77777777" w:rsidR="00063F83" w:rsidRDefault="00063F83" w:rsidP="00063F83">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w:t>
      </w:r>
      <w:proofErr w:type="spellStart"/>
      <w:r>
        <w:rPr>
          <w:rFonts w:ascii="Courier New" w:hAnsi="Courier New" w:cs="Courier New"/>
          <w:color w:val="228B22"/>
          <w:sz w:val="26"/>
          <w:szCs w:val="26"/>
        </w:rPr>
        <w:t>ylim</w:t>
      </w:r>
      <w:proofErr w:type="spellEnd"/>
      <w:r>
        <w:rPr>
          <w:rFonts w:ascii="Courier New" w:hAnsi="Courier New" w:cs="Courier New"/>
          <w:color w:val="228B22"/>
          <w:sz w:val="26"/>
          <w:szCs w:val="26"/>
        </w:rPr>
        <w:t xml:space="preserve"> auto</w:t>
      </w:r>
    </w:p>
    <w:p w14:paraId="0DFA27BE" w14:textId="77777777" w:rsidR="00063F83" w:rsidRDefault="00063F83" w:rsidP="00063F83">
      <w:pPr>
        <w:autoSpaceDE w:val="0"/>
        <w:autoSpaceDN w:val="0"/>
        <w:adjustRightInd w:val="0"/>
        <w:spacing w:after="0" w:line="240" w:lineRule="auto"/>
        <w:ind w:firstLine="0"/>
        <w:rPr>
          <w:rFonts w:ascii="Courier New" w:hAnsi="Courier New" w:cs="Courier New"/>
          <w:szCs w:val="24"/>
        </w:rPr>
      </w:pPr>
      <w:r>
        <w:rPr>
          <w:rFonts w:ascii="Courier New" w:hAnsi="Courier New" w:cs="Courier New"/>
          <w:color w:val="000000"/>
          <w:sz w:val="26"/>
          <w:szCs w:val="26"/>
        </w:rPr>
        <w:t xml:space="preserve">        grid</w:t>
      </w:r>
    </w:p>
    <w:p w14:paraId="50D34D02" w14:textId="77777777" w:rsidR="00063F83" w:rsidRDefault="00063F83" w:rsidP="00063F83">
      <w:pPr>
        <w:autoSpaceDE w:val="0"/>
        <w:autoSpaceDN w:val="0"/>
        <w:adjustRightInd w:val="0"/>
        <w:spacing w:after="0" w:line="240" w:lineRule="auto"/>
        <w:ind w:firstLine="0"/>
        <w:rPr>
          <w:rFonts w:ascii="Courier New" w:hAnsi="Courier New" w:cs="Courier New"/>
          <w:szCs w:val="24"/>
        </w:rPr>
      </w:pPr>
      <w:proofErr w:type="spellStart"/>
      <w:r>
        <w:rPr>
          <w:rFonts w:ascii="Courier New" w:hAnsi="Courier New" w:cs="Courier New"/>
          <w:color w:val="0000FF"/>
          <w:sz w:val="26"/>
          <w:szCs w:val="26"/>
        </w:rPr>
        <w:t>end</w:t>
      </w:r>
      <w:proofErr w:type="spellEnd"/>
    </w:p>
    <w:p w14:paraId="007BB975" w14:textId="77777777" w:rsidR="00063F83" w:rsidRPr="00063F83" w:rsidRDefault="00063F83" w:rsidP="00063F83">
      <w:pPr>
        <w:ind w:firstLine="0"/>
        <w:rPr>
          <w:lang w:eastAsia="pt-BR"/>
        </w:rPr>
      </w:pPr>
    </w:p>
    <w:p w14:paraId="41B76734" w14:textId="5AB7EE5B" w:rsidR="00A76792" w:rsidRPr="00A76792" w:rsidRDefault="00A76792" w:rsidP="00A76792">
      <w:pPr>
        <w:ind w:firstLine="0"/>
        <w:rPr>
          <w:lang w:eastAsia="pt-BR"/>
        </w:rPr>
      </w:pPr>
    </w:p>
    <w:sectPr w:rsidR="00A76792" w:rsidRPr="00A76792" w:rsidSect="00962DAA">
      <w:headerReference w:type="default" r:id="rId32"/>
      <w:footerReference w:type="default" r:id="rId33"/>
      <w:footnotePr>
        <w:numRestart w:val="eachPage"/>
      </w:footnotePr>
      <w:pgSz w:w="11906" w:h="16838"/>
      <w:pgMar w:top="1417" w:right="1701" w:bottom="1417" w:left="1701" w:header="708" w:footer="708" w:gutter="0"/>
      <w:pgNumType w:start="12"/>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1" w:author="Felipe Benevides" w:date="2019-01-21T20:24:00Z" w:initials="FB">
    <w:p w14:paraId="6C00D8D5" w14:textId="48102589" w:rsidR="00063F83" w:rsidRDefault="00063F83">
      <w:pPr>
        <w:pStyle w:val="Textodecomentrio"/>
      </w:pPr>
      <w:r>
        <w:rPr>
          <w:rStyle w:val="Refdecomentrio"/>
        </w:rPr>
        <w:annotationRef/>
      </w:r>
      <w:proofErr w:type="spellStart"/>
      <w:r>
        <w:rPr>
          <w:rFonts w:cs="Arial"/>
          <w:color w:val="FFFFFF"/>
          <w:sz w:val="21"/>
          <w:szCs w:val="21"/>
          <w:shd w:val="clear" w:color="auto" w:fill="001427"/>
        </w:rPr>
        <w:t>Custom</w:t>
      </w:r>
      <w:proofErr w:type="spellEnd"/>
      <w:r>
        <w:rPr>
          <w:rFonts w:cs="Arial"/>
          <w:color w:val="FFFFFF"/>
          <w:sz w:val="21"/>
          <w:szCs w:val="21"/>
          <w:shd w:val="clear" w:color="auto" w:fill="001427"/>
        </w:rPr>
        <w:t xml:space="preserve"> Computer Services</w:t>
      </w:r>
    </w:p>
  </w:comment>
  <w:comment w:id="72" w:author="Felipe Benevides" w:date="2019-01-21T20:31:00Z" w:initials="FB">
    <w:p w14:paraId="2CCE6B25" w14:textId="6F0B1B9C" w:rsidR="00063F83" w:rsidRDefault="00063F83">
      <w:pPr>
        <w:pStyle w:val="Textodecomentrio"/>
      </w:pPr>
      <w:r>
        <w:rPr>
          <w:rStyle w:val="Refdecomentrio"/>
        </w:rPr>
        <w:annotationRef/>
      </w:r>
      <w:proofErr w:type="spellStart"/>
      <w:r>
        <w:rPr>
          <w:rFonts w:cs="Arial"/>
          <w:color w:val="222222"/>
          <w:sz w:val="21"/>
          <w:szCs w:val="21"/>
          <w:shd w:val="clear" w:color="auto" w:fill="FFFFFF"/>
        </w:rPr>
        <w:t>MATrix</w:t>
      </w:r>
      <w:proofErr w:type="spellEnd"/>
      <w:r>
        <w:rPr>
          <w:rFonts w:cs="Arial"/>
          <w:color w:val="222222"/>
          <w:sz w:val="21"/>
          <w:szCs w:val="21"/>
          <w:shd w:val="clear" w:color="auto" w:fill="FFFFFF"/>
        </w:rPr>
        <w:t xml:space="preserve"> </w:t>
      </w:r>
      <w:proofErr w:type="spellStart"/>
      <w:r>
        <w:rPr>
          <w:rFonts w:cs="Arial"/>
          <w:color w:val="222222"/>
          <w:sz w:val="21"/>
          <w:szCs w:val="21"/>
          <w:shd w:val="clear" w:color="auto" w:fill="FFFFFF"/>
        </w:rPr>
        <w:t>LABoratory</w:t>
      </w:r>
      <w:proofErr w:type="spellEnd"/>
    </w:p>
  </w:comment>
  <w:comment w:id="73" w:author="Felipe Benevides" w:date="2019-02-10T14:25:00Z" w:initials="FB">
    <w:p w14:paraId="146DE2EF" w14:textId="140DF937" w:rsidR="00063F83" w:rsidRDefault="00063F83">
      <w:pPr>
        <w:pStyle w:val="Textodecomentrio"/>
      </w:pPr>
      <w:r>
        <w:rPr>
          <w:rStyle w:val="Refdecomentrio"/>
        </w:rPr>
        <w:annotationRef/>
      </w:r>
      <w:r>
        <w:t>P166 balbinot</w:t>
      </w:r>
    </w:p>
  </w:comment>
  <w:comment w:id="75" w:author="Felipe Benevides" w:date="2019-02-10T15:39:00Z" w:initials="FB">
    <w:p w14:paraId="4574E6C2" w14:textId="7EA5E8BD" w:rsidR="00063F83" w:rsidRDefault="00063F83">
      <w:pPr>
        <w:pStyle w:val="Textodecomentrio"/>
      </w:pPr>
      <w:r>
        <w:rPr>
          <w:rStyle w:val="Refdecomentrio"/>
        </w:rPr>
        <w:annotationRef/>
      </w:r>
      <w:r>
        <w:t xml:space="preserve">É necessário um mecanismo adequado para abater o mosquito ou uma estrutura de posicionamento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00D8D5" w15:done="0"/>
  <w15:commentEx w15:paraId="2CCE6B25" w15:done="0"/>
  <w15:commentEx w15:paraId="146DE2EF" w15:done="0"/>
  <w15:commentEx w15:paraId="4574E6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00D8D5" w16cid:durableId="1FF0A8E4"/>
  <w16cid:commentId w16cid:paraId="2CCE6B25" w16cid:durableId="1FF0AABE"/>
  <w16cid:commentId w16cid:paraId="146DE2EF" w16cid:durableId="200AB2D9"/>
  <w16cid:commentId w16cid:paraId="4574E6C2" w16cid:durableId="200AC4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83B4E9" w14:textId="77777777" w:rsidR="00A74E5C" w:rsidRDefault="00A74E5C" w:rsidP="006B3BCA">
      <w:pPr>
        <w:spacing w:after="0" w:line="240" w:lineRule="auto"/>
      </w:pPr>
      <w:r>
        <w:separator/>
      </w:r>
    </w:p>
    <w:p w14:paraId="1FC04F13" w14:textId="77777777" w:rsidR="00A74E5C" w:rsidRDefault="00A74E5C"/>
    <w:p w14:paraId="2FA64C1E" w14:textId="77777777" w:rsidR="00A74E5C" w:rsidRDefault="00A74E5C"/>
  </w:endnote>
  <w:endnote w:type="continuationSeparator" w:id="0">
    <w:p w14:paraId="65483E72" w14:textId="77777777" w:rsidR="00A74E5C" w:rsidRDefault="00A74E5C" w:rsidP="006B3BCA">
      <w:pPr>
        <w:spacing w:after="0" w:line="240" w:lineRule="auto"/>
      </w:pPr>
      <w:r>
        <w:continuationSeparator/>
      </w:r>
    </w:p>
    <w:p w14:paraId="1F9082F8" w14:textId="77777777" w:rsidR="00A74E5C" w:rsidRDefault="00A74E5C"/>
    <w:p w14:paraId="05FD189F" w14:textId="77777777" w:rsidR="00A74E5C" w:rsidRDefault="00A74E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0436A" w14:textId="77777777" w:rsidR="00063F83" w:rsidRDefault="00063F8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B2757" w14:textId="77777777" w:rsidR="00A74E5C" w:rsidRDefault="00A74E5C" w:rsidP="006B3BCA">
      <w:pPr>
        <w:spacing w:after="0" w:line="240" w:lineRule="auto"/>
      </w:pPr>
      <w:r>
        <w:separator/>
      </w:r>
    </w:p>
    <w:p w14:paraId="68812020" w14:textId="77777777" w:rsidR="00A74E5C" w:rsidRDefault="00A74E5C"/>
    <w:p w14:paraId="3CBA5EA4" w14:textId="77777777" w:rsidR="00A74E5C" w:rsidRDefault="00A74E5C"/>
  </w:footnote>
  <w:footnote w:type="continuationSeparator" w:id="0">
    <w:p w14:paraId="6C91ED91" w14:textId="77777777" w:rsidR="00A74E5C" w:rsidRDefault="00A74E5C" w:rsidP="006B3BCA">
      <w:pPr>
        <w:spacing w:after="0" w:line="240" w:lineRule="auto"/>
      </w:pPr>
      <w:r>
        <w:continuationSeparator/>
      </w:r>
    </w:p>
    <w:p w14:paraId="3553D30E" w14:textId="77777777" w:rsidR="00A74E5C" w:rsidRDefault="00A74E5C"/>
    <w:p w14:paraId="6BD491D5" w14:textId="77777777" w:rsidR="00A74E5C" w:rsidRDefault="00A74E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D3FB0" w14:textId="77777777" w:rsidR="00063F83" w:rsidRPr="00004E33" w:rsidRDefault="00063F83" w:rsidP="00004E33">
    <w:pPr>
      <w:pStyle w:val="Cabealh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D78D5" w14:textId="2C75FE7F" w:rsidR="00063F83" w:rsidRPr="00004E33" w:rsidRDefault="00063F83" w:rsidP="00583552">
    <w:pPr>
      <w:pStyle w:val="CabealhoTCC"/>
    </w:pPr>
    <w:r w:rsidRPr="00004E33">
      <w:t>TCC</w:t>
    </w:r>
    <w:r w:rsidRPr="00004E33">
      <w:tab/>
    </w:r>
    <w:r>
      <w:fldChar w:fldCharType="begin"/>
    </w:r>
    <w:r>
      <w:instrText xml:space="preserve"> PAGE   \* MERGEFORMAT </w:instrText>
    </w:r>
    <w:r>
      <w:fldChar w:fldCharType="separate"/>
    </w:r>
    <w:r>
      <w:rPr>
        <w:noProof/>
      </w:rPr>
      <w:t>25</w:t>
    </w:r>
    <w:r>
      <w:fldChar w:fldCharType="end"/>
    </w:r>
  </w:p>
  <w:p w14:paraId="3ED14658" w14:textId="77777777" w:rsidR="00063F83" w:rsidRDefault="00063F83"/>
  <w:p w14:paraId="541A1006" w14:textId="77777777" w:rsidR="00063F83" w:rsidRDefault="00063F8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15CCBC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1C2B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9CE09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F783D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6BED8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244013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FFC84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ACAA3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F0482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3460BF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E718C7"/>
    <w:multiLevelType w:val="hybridMultilevel"/>
    <w:tmpl w:val="A1BE673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05B64DBE"/>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8B41C9D"/>
    <w:multiLevelType w:val="hybridMultilevel"/>
    <w:tmpl w:val="AED0DD3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0D9C5968"/>
    <w:multiLevelType w:val="hybridMultilevel"/>
    <w:tmpl w:val="6E5AE7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2E6460C6"/>
    <w:multiLevelType w:val="hybridMultilevel"/>
    <w:tmpl w:val="978A338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4038622F"/>
    <w:multiLevelType w:val="multilevel"/>
    <w:tmpl w:val="C422C150"/>
    <w:lvl w:ilvl="0">
      <w:start w:val="1"/>
      <w:numFmt w:val="decimal"/>
      <w:lvlText w:val="%1"/>
      <w:lvlJc w:val="left"/>
      <w:pPr>
        <w:tabs>
          <w:tab w:val="num" w:pos="360"/>
        </w:tabs>
        <w:ind w:left="227" w:hanging="227"/>
      </w:pPr>
      <w:rPr>
        <w:rFonts w:ascii="Arial" w:hAnsi="Arial" w:cs="Times New Roman" w:hint="default"/>
        <w:b/>
        <w:i w:val="0"/>
        <w:sz w:val="28"/>
        <w:szCs w:val="28"/>
      </w:rPr>
    </w:lvl>
    <w:lvl w:ilvl="1">
      <w:start w:val="1"/>
      <w:numFmt w:val="decimal"/>
      <w:lvlText w:val="%1.%2"/>
      <w:lvlJc w:val="left"/>
      <w:pPr>
        <w:tabs>
          <w:tab w:val="num" w:pos="857"/>
        </w:tabs>
        <w:ind w:left="857" w:hanging="431"/>
      </w:pPr>
      <w:rPr>
        <w:rFonts w:cs="Times New Roman" w:hint="default"/>
        <w:i w:val="0"/>
      </w:rPr>
    </w:lvl>
    <w:lvl w:ilvl="2">
      <w:start w:val="1"/>
      <w:numFmt w:val="decimal"/>
      <w:lvlText w:val="%1.%2.%3"/>
      <w:lvlJc w:val="left"/>
      <w:pPr>
        <w:tabs>
          <w:tab w:val="num" w:pos="720"/>
        </w:tabs>
      </w:pPr>
      <w:rPr>
        <w:rFonts w:cs="Times New Roman" w:hint="default"/>
      </w:rPr>
    </w:lvl>
    <w:lvl w:ilvl="3">
      <w:start w:val="1"/>
      <w:numFmt w:val="decimal"/>
      <w:lvlText w:val="%1.%2.%3.%4"/>
      <w:lvlJc w:val="left"/>
      <w:pPr>
        <w:tabs>
          <w:tab w:val="num" w:pos="1080"/>
        </w:tabs>
        <w:ind w:left="227" w:hanging="227"/>
      </w:pPr>
      <w:rPr>
        <w:rFonts w:cs="Times New Roman" w:hint="default"/>
      </w:rPr>
    </w:lvl>
    <w:lvl w:ilvl="4">
      <w:start w:val="1"/>
      <w:numFmt w:val="decimal"/>
      <w:pStyle w:val="Ttulo5"/>
      <w:lvlText w:val="%1.%2.%3.%4.%5"/>
      <w:lvlJc w:val="left"/>
      <w:pPr>
        <w:tabs>
          <w:tab w:val="num" w:pos="1080"/>
        </w:tabs>
        <w:ind w:left="227" w:hanging="227"/>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15:restartNumberingAfterBreak="0">
    <w:nsid w:val="41436CB4"/>
    <w:multiLevelType w:val="hybridMultilevel"/>
    <w:tmpl w:val="7C5C5052"/>
    <w:lvl w:ilvl="0" w:tplc="5C3CC68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7" w15:restartNumberingAfterBreak="0">
    <w:nsid w:val="42562471"/>
    <w:multiLevelType w:val="multilevel"/>
    <w:tmpl w:val="04160023"/>
    <w:lvl w:ilvl="0">
      <w:start w:val="1"/>
      <w:numFmt w:val="upperRoman"/>
      <w:lvlText w:val="Artigo %1."/>
      <w:lvlJc w:val="left"/>
      <w:pPr>
        <w:ind w:left="0" w:firstLine="0"/>
      </w:pPr>
    </w:lvl>
    <w:lvl w:ilvl="1">
      <w:start w:val="1"/>
      <w:numFmt w:val="decimalZero"/>
      <w:isLgl/>
      <w:lvlText w:val="Se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80E04A1"/>
    <w:multiLevelType w:val="hybridMultilevel"/>
    <w:tmpl w:val="6F52FF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9CB264F"/>
    <w:multiLevelType w:val="hybridMultilevel"/>
    <w:tmpl w:val="EFEE127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0410E91"/>
    <w:multiLevelType w:val="multilevel"/>
    <w:tmpl w:val="10086A34"/>
    <w:lvl w:ilvl="0">
      <w:start w:val="1"/>
      <w:numFmt w:val="decimal"/>
      <w:pStyle w:val="Ttulo1"/>
      <w:lvlText w:val="%1."/>
      <w:lvlJc w:val="left"/>
      <w:pPr>
        <w:ind w:left="70" w:hanging="360"/>
      </w:pPr>
      <w:rPr>
        <w:rFonts w:hint="default"/>
      </w:rPr>
    </w:lvl>
    <w:lvl w:ilvl="1">
      <w:start w:val="1"/>
      <w:numFmt w:val="decimal"/>
      <w:pStyle w:val="Ttulo2"/>
      <w:isLgl/>
      <w:lvlText w:val="%1.%2"/>
      <w:lvlJc w:val="left"/>
      <w:pPr>
        <w:ind w:left="720" w:hanging="720"/>
      </w:pPr>
      <w:rPr>
        <w:rFonts w:hint="default"/>
      </w:rPr>
    </w:lvl>
    <w:lvl w:ilvl="2">
      <w:start w:val="1"/>
      <w:numFmt w:val="decimal"/>
      <w:pStyle w:val="Ttulo3"/>
      <w:isLgl/>
      <w:lvlText w:val="%1.%2.%3"/>
      <w:lvlJc w:val="left"/>
      <w:pPr>
        <w:ind w:left="1855" w:hanging="720"/>
      </w:pPr>
      <w:rPr>
        <w:rFonts w:hint="default"/>
        <w:i w:val="0"/>
      </w:rPr>
    </w:lvl>
    <w:lvl w:ilvl="3">
      <w:start w:val="1"/>
      <w:numFmt w:val="decimal"/>
      <w:pStyle w:val="Ttulo4"/>
      <w:isLgl/>
      <w:lvlText w:val="%1.%2.%3.%4"/>
      <w:lvlJc w:val="left"/>
      <w:pPr>
        <w:ind w:left="3207" w:hanging="1080"/>
      </w:pPr>
      <w:rPr>
        <w:rFonts w:hint="default"/>
      </w:rPr>
    </w:lvl>
    <w:lvl w:ilvl="4">
      <w:start w:val="1"/>
      <w:numFmt w:val="decimal"/>
      <w:isLgl/>
      <w:lvlText w:val="%1.%2.%3.%4.%5"/>
      <w:lvlJc w:val="left"/>
      <w:pPr>
        <w:ind w:left="2310" w:hanging="1440"/>
      </w:pPr>
      <w:rPr>
        <w:rFonts w:hint="default"/>
      </w:rPr>
    </w:lvl>
    <w:lvl w:ilvl="5">
      <w:start w:val="1"/>
      <w:numFmt w:val="decimal"/>
      <w:isLgl/>
      <w:lvlText w:val="%1.%2.%3.%4.%5.%6"/>
      <w:lvlJc w:val="left"/>
      <w:pPr>
        <w:ind w:left="2600" w:hanging="1440"/>
      </w:pPr>
      <w:rPr>
        <w:rFonts w:hint="default"/>
      </w:rPr>
    </w:lvl>
    <w:lvl w:ilvl="6">
      <w:start w:val="1"/>
      <w:numFmt w:val="decimal"/>
      <w:isLgl/>
      <w:lvlText w:val="%1.%2.%3.%4.%5.%6.%7"/>
      <w:lvlJc w:val="left"/>
      <w:pPr>
        <w:ind w:left="3250" w:hanging="1800"/>
      </w:pPr>
      <w:rPr>
        <w:rFonts w:hint="default"/>
      </w:rPr>
    </w:lvl>
    <w:lvl w:ilvl="7">
      <w:start w:val="1"/>
      <w:numFmt w:val="decimal"/>
      <w:isLgl/>
      <w:lvlText w:val="%1.%2.%3.%4.%5.%6.%7.%8"/>
      <w:lvlJc w:val="left"/>
      <w:pPr>
        <w:ind w:left="3540" w:hanging="1800"/>
      </w:pPr>
      <w:rPr>
        <w:rFonts w:hint="default"/>
      </w:rPr>
    </w:lvl>
    <w:lvl w:ilvl="8">
      <w:start w:val="1"/>
      <w:numFmt w:val="decimal"/>
      <w:isLgl/>
      <w:lvlText w:val="%1.%2.%3.%4.%5.%6.%7.%8.%9"/>
      <w:lvlJc w:val="left"/>
      <w:pPr>
        <w:ind w:left="4190" w:hanging="2160"/>
      </w:pPr>
      <w:rPr>
        <w:rFonts w:hint="default"/>
      </w:rPr>
    </w:lvl>
  </w:abstractNum>
  <w:abstractNum w:abstractNumId="21" w15:restartNumberingAfterBreak="0">
    <w:nsid w:val="5458777E"/>
    <w:multiLevelType w:val="hybridMultilevel"/>
    <w:tmpl w:val="3D90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563A2AA6"/>
    <w:multiLevelType w:val="hybridMultilevel"/>
    <w:tmpl w:val="A3E4D7E0"/>
    <w:lvl w:ilvl="0" w:tplc="891468D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15:restartNumberingAfterBreak="0">
    <w:nsid w:val="56984920"/>
    <w:multiLevelType w:val="hybridMultilevel"/>
    <w:tmpl w:val="3A4E37D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5A484B88"/>
    <w:multiLevelType w:val="hybridMultilevel"/>
    <w:tmpl w:val="B1EC3D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15:restartNumberingAfterBreak="0">
    <w:nsid w:val="66010B6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FDC1AEC"/>
    <w:multiLevelType w:val="hybridMultilevel"/>
    <w:tmpl w:val="FDD224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2EF0E1C"/>
    <w:multiLevelType w:val="hybridMultilevel"/>
    <w:tmpl w:val="0EEA6A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0"/>
  </w:num>
  <w:num w:numId="2">
    <w:abstractNumId w:val="18"/>
  </w:num>
  <w:num w:numId="3">
    <w:abstractNumId w:val="20"/>
    <w:lvlOverride w:ilvl="0">
      <w:startOverride w:val="1"/>
    </w:lvlOverride>
    <w:lvlOverride w:ilvl="1">
      <w:startOverride w:val="1"/>
    </w:lvlOverride>
    <w:lvlOverride w:ilvl="2">
      <w:startOverride w:val="2"/>
    </w:lvlOverride>
  </w:num>
  <w:num w:numId="4">
    <w:abstractNumId w:val="10"/>
  </w:num>
  <w:num w:numId="5">
    <w:abstractNumId w:val="15"/>
  </w:num>
  <w:num w:numId="6">
    <w:abstractNumId w:val="9"/>
  </w:num>
  <w:num w:numId="7">
    <w:abstractNumId w:val="25"/>
  </w:num>
  <w:num w:numId="8">
    <w:abstractNumId w:val="11"/>
  </w:num>
  <w:num w:numId="9">
    <w:abstractNumId w:val="17"/>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2"/>
  </w:num>
  <w:num w:numId="20">
    <w:abstractNumId w:val="19"/>
  </w:num>
  <w:num w:numId="21">
    <w:abstractNumId w:val="16"/>
  </w:num>
  <w:num w:numId="22">
    <w:abstractNumId w:val="22"/>
  </w:num>
  <w:num w:numId="23">
    <w:abstractNumId w:val="27"/>
  </w:num>
  <w:num w:numId="24">
    <w:abstractNumId w:val="23"/>
  </w:num>
  <w:num w:numId="25">
    <w:abstractNumId w:val="24"/>
  </w:num>
  <w:num w:numId="26">
    <w:abstractNumId w:val="14"/>
  </w:num>
  <w:num w:numId="27">
    <w:abstractNumId w:val="13"/>
  </w:num>
  <w:num w:numId="28">
    <w:abstractNumId w:val="21"/>
  </w:num>
  <w:num w:numId="29">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dson Benevides">
    <w15:presenceInfo w15:providerId="None" w15:userId="Edson Benevides"/>
  </w15:person>
  <w15:person w15:author="Felipe Benevides">
    <w15:presenceInfo w15:providerId="Windows Live" w15:userId="f0ec05aa7b34de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7AE0"/>
    <w:rsid w:val="00004E33"/>
    <w:rsid w:val="00021985"/>
    <w:rsid w:val="00024230"/>
    <w:rsid w:val="00024645"/>
    <w:rsid w:val="000323EE"/>
    <w:rsid w:val="00034A3B"/>
    <w:rsid w:val="000366D9"/>
    <w:rsid w:val="00042C3B"/>
    <w:rsid w:val="00043F82"/>
    <w:rsid w:val="00046ED2"/>
    <w:rsid w:val="000530A6"/>
    <w:rsid w:val="00053E29"/>
    <w:rsid w:val="00054595"/>
    <w:rsid w:val="00054BB0"/>
    <w:rsid w:val="00061824"/>
    <w:rsid w:val="00063F83"/>
    <w:rsid w:val="0006415C"/>
    <w:rsid w:val="00067079"/>
    <w:rsid w:val="000701B0"/>
    <w:rsid w:val="00074D55"/>
    <w:rsid w:val="0008063E"/>
    <w:rsid w:val="000827B1"/>
    <w:rsid w:val="0008677C"/>
    <w:rsid w:val="00086819"/>
    <w:rsid w:val="00091BA4"/>
    <w:rsid w:val="000921C9"/>
    <w:rsid w:val="000932C3"/>
    <w:rsid w:val="00095341"/>
    <w:rsid w:val="000A2102"/>
    <w:rsid w:val="000A68CB"/>
    <w:rsid w:val="000A7D13"/>
    <w:rsid w:val="000B024E"/>
    <w:rsid w:val="000B0D2B"/>
    <w:rsid w:val="000B2AA1"/>
    <w:rsid w:val="000B2B8E"/>
    <w:rsid w:val="000B520F"/>
    <w:rsid w:val="000B7AC2"/>
    <w:rsid w:val="000C6C9C"/>
    <w:rsid w:val="000D7E17"/>
    <w:rsid w:val="000E2FA1"/>
    <w:rsid w:val="000E432C"/>
    <w:rsid w:val="000E4D15"/>
    <w:rsid w:val="000F129C"/>
    <w:rsid w:val="000F25EF"/>
    <w:rsid w:val="000F2B20"/>
    <w:rsid w:val="000F7C52"/>
    <w:rsid w:val="001017A2"/>
    <w:rsid w:val="0010214E"/>
    <w:rsid w:val="0010449F"/>
    <w:rsid w:val="001113C3"/>
    <w:rsid w:val="00111758"/>
    <w:rsid w:val="00112BAB"/>
    <w:rsid w:val="001154EF"/>
    <w:rsid w:val="0011694F"/>
    <w:rsid w:val="001172F4"/>
    <w:rsid w:val="00122A0D"/>
    <w:rsid w:val="00123D31"/>
    <w:rsid w:val="00124909"/>
    <w:rsid w:val="00125AC7"/>
    <w:rsid w:val="0013043C"/>
    <w:rsid w:val="001338F5"/>
    <w:rsid w:val="00137DE1"/>
    <w:rsid w:val="00142ACB"/>
    <w:rsid w:val="00147202"/>
    <w:rsid w:val="00147974"/>
    <w:rsid w:val="00147C60"/>
    <w:rsid w:val="0015431A"/>
    <w:rsid w:val="00154A98"/>
    <w:rsid w:val="00155464"/>
    <w:rsid w:val="0015707A"/>
    <w:rsid w:val="00160437"/>
    <w:rsid w:val="00176273"/>
    <w:rsid w:val="001839EC"/>
    <w:rsid w:val="00186677"/>
    <w:rsid w:val="00191D91"/>
    <w:rsid w:val="00193D3A"/>
    <w:rsid w:val="00193D64"/>
    <w:rsid w:val="00195687"/>
    <w:rsid w:val="001A26DC"/>
    <w:rsid w:val="001A5E20"/>
    <w:rsid w:val="001A77A5"/>
    <w:rsid w:val="001B118A"/>
    <w:rsid w:val="001C73A1"/>
    <w:rsid w:val="001D268C"/>
    <w:rsid w:val="001D6494"/>
    <w:rsid w:val="001D70F6"/>
    <w:rsid w:val="001E160D"/>
    <w:rsid w:val="001E3097"/>
    <w:rsid w:val="001E4DCF"/>
    <w:rsid w:val="001E76A6"/>
    <w:rsid w:val="001F0CCF"/>
    <w:rsid w:val="001F0D7C"/>
    <w:rsid w:val="001F3925"/>
    <w:rsid w:val="001F3A1D"/>
    <w:rsid w:val="001F78B7"/>
    <w:rsid w:val="002006CE"/>
    <w:rsid w:val="00206C5E"/>
    <w:rsid w:val="00211C52"/>
    <w:rsid w:val="002177F8"/>
    <w:rsid w:val="00221F7A"/>
    <w:rsid w:val="0023298F"/>
    <w:rsid w:val="00232D7C"/>
    <w:rsid w:val="00241FD0"/>
    <w:rsid w:val="00250873"/>
    <w:rsid w:val="002518A5"/>
    <w:rsid w:val="00252F7B"/>
    <w:rsid w:val="00254DCE"/>
    <w:rsid w:val="00255B0D"/>
    <w:rsid w:val="0026385A"/>
    <w:rsid w:val="002640E8"/>
    <w:rsid w:val="00265418"/>
    <w:rsid w:val="0026728A"/>
    <w:rsid w:val="00267662"/>
    <w:rsid w:val="002706F1"/>
    <w:rsid w:val="00271477"/>
    <w:rsid w:val="00271AEF"/>
    <w:rsid w:val="00274780"/>
    <w:rsid w:val="00274F64"/>
    <w:rsid w:val="00287709"/>
    <w:rsid w:val="00293D17"/>
    <w:rsid w:val="00296CCA"/>
    <w:rsid w:val="002A3081"/>
    <w:rsid w:val="002A48A9"/>
    <w:rsid w:val="002C3EAB"/>
    <w:rsid w:val="002C58AC"/>
    <w:rsid w:val="002C61FF"/>
    <w:rsid w:val="002C65D2"/>
    <w:rsid w:val="002D054B"/>
    <w:rsid w:val="002D5DF5"/>
    <w:rsid w:val="002D6058"/>
    <w:rsid w:val="002E28A1"/>
    <w:rsid w:val="002E32E1"/>
    <w:rsid w:val="002E6385"/>
    <w:rsid w:val="002F1015"/>
    <w:rsid w:val="0030224A"/>
    <w:rsid w:val="00303166"/>
    <w:rsid w:val="00313AEE"/>
    <w:rsid w:val="003172D3"/>
    <w:rsid w:val="00326812"/>
    <w:rsid w:val="003316E1"/>
    <w:rsid w:val="00333C25"/>
    <w:rsid w:val="0033678B"/>
    <w:rsid w:val="00340A84"/>
    <w:rsid w:val="003430A8"/>
    <w:rsid w:val="00343ACF"/>
    <w:rsid w:val="003467B6"/>
    <w:rsid w:val="00350052"/>
    <w:rsid w:val="003545F7"/>
    <w:rsid w:val="00356CA3"/>
    <w:rsid w:val="00356F61"/>
    <w:rsid w:val="003631B7"/>
    <w:rsid w:val="003655A2"/>
    <w:rsid w:val="003723BA"/>
    <w:rsid w:val="003875CE"/>
    <w:rsid w:val="00393765"/>
    <w:rsid w:val="003A22A6"/>
    <w:rsid w:val="003B0C7D"/>
    <w:rsid w:val="003B5BCD"/>
    <w:rsid w:val="003C0E0C"/>
    <w:rsid w:val="003C6D62"/>
    <w:rsid w:val="003C6DEA"/>
    <w:rsid w:val="003C75C4"/>
    <w:rsid w:val="003D4E71"/>
    <w:rsid w:val="003D56F2"/>
    <w:rsid w:val="003E1254"/>
    <w:rsid w:val="003E5210"/>
    <w:rsid w:val="003E559C"/>
    <w:rsid w:val="003E7642"/>
    <w:rsid w:val="003F0850"/>
    <w:rsid w:val="003F3124"/>
    <w:rsid w:val="003F32BB"/>
    <w:rsid w:val="003F5617"/>
    <w:rsid w:val="003F5707"/>
    <w:rsid w:val="003F5F0D"/>
    <w:rsid w:val="00400B0C"/>
    <w:rsid w:val="004013B2"/>
    <w:rsid w:val="00402319"/>
    <w:rsid w:val="004064FA"/>
    <w:rsid w:val="004066A4"/>
    <w:rsid w:val="004072F8"/>
    <w:rsid w:val="0041047A"/>
    <w:rsid w:val="00424303"/>
    <w:rsid w:val="00424699"/>
    <w:rsid w:val="004271FA"/>
    <w:rsid w:val="00431491"/>
    <w:rsid w:val="00432B28"/>
    <w:rsid w:val="00434025"/>
    <w:rsid w:val="00443A77"/>
    <w:rsid w:val="004446F5"/>
    <w:rsid w:val="00445743"/>
    <w:rsid w:val="00446286"/>
    <w:rsid w:val="00450D43"/>
    <w:rsid w:val="00451930"/>
    <w:rsid w:val="00451EB1"/>
    <w:rsid w:val="00452498"/>
    <w:rsid w:val="00453636"/>
    <w:rsid w:val="0045378C"/>
    <w:rsid w:val="00454B1B"/>
    <w:rsid w:val="00462366"/>
    <w:rsid w:val="004707B9"/>
    <w:rsid w:val="00470B66"/>
    <w:rsid w:val="00474329"/>
    <w:rsid w:val="004756FB"/>
    <w:rsid w:val="00477075"/>
    <w:rsid w:val="00483DE5"/>
    <w:rsid w:val="00483F5F"/>
    <w:rsid w:val="00484DAD"/>
    <w:rsid w:val="00490189"/>
    <w:rsid w:val="004924AB"/>
    <w:rsid w:val="00496C7E"/>
    <w:rsid w:val="004A345E"/>
    <w:rsid w:val="004B0058"/>
    <w:rsid w:val="004B14D0"/>
    <w:rsid w:val="004B4CF5"/>
    <w:rsid w:val="004B65C5"/>
    <w:rsid w:val="004C13C7"/>
    <w:rsid w:val="004C1DF3"/>
    <w:rsid w:val="004C2034"/>
    <w:rsid w:val="004C4B76"/>
    <w:rsid w:val="004C7167"/>
    <w:rsid w:val="004D72C9"/>
    <w:rsid w:val="004D7A32"/>
    <w:rsid w:val="004E01D2"/>
    <w:rsid w:val="004E2F66"/>
    <w:rsid w:val="00505071"/>
    <w:rsid w:val="00514630"/>
    <w:rsid w:val="00515AB1"/>
    <w:rsid w:val="00520CC0"/>
    <w:rsid w:val="00521BDD"/>
    <w:rsid w:val="0052477C"/>
    <w:rsid w:val="00524B62"/>
    <w:rsid w:val="005330A9"/>
    <w:rsid w:val="0053602E"/>
    <w:rsid w:val="00543E92"/>
    <w:rsid w:val="005466F0"/>
    <w:rsid w:val="00551C78"/>
    <w:rsid w:val="00556A2E"/>
    <w:rsid w:val="00556F3A"/>
    <w:rsid w:val="00560AF2"/>
    <w:rsid w:val="00574E84"/>
    <w:rsid w:val="00577D82"/>
    <w:rsid w:val="005808B3"/>
    <w:rsid w:val="00583552"/>
    <w:rsid w:val="00586DF5"/>
    <w:rsid w:val="00591534"/>
    <w:rsid w:val="005A2856"/>
    <w:rsid w:val="005A5839"/>
    <w:rsid w:val="005A75F3"/>
    <w:rsid w:val="005A77FF"/>
    <w:rsid w:val="005C267F"/>
    <w:rsid w:val="005C2981"/>
    <w:rsid w:val="005C2D51"/>
    <w:rsid w:val="005C4A80"/>
    <w:rsid w:val="005C68A8"/>
    <w:rsid w:val="005D1AA4"/>
    <w:rsid w:val="005D582B"/>
    <w:rsid w:val="005D7DB3"/>
    <w:rsid w:val="005E03C3"/>
    <w:rsid w:val="005E64CF"/>
    <w:rsid w:val="005F0B93"/>
    <w:rsid w:val="005F0FFC"/>
    <w:rsid w:val="006004F1"/>
    <w:rsid w:val="00601A9B"/>
    <w:rsid w:val="00603897"/>
    <w:rsid w:val="00604D6F"/>
    <w:rsid w:val="00606D22"/>
    <w:rsid w:val="00607098"/>
    <w:rsid w:val="006108FF"/>
    <w:rsid w:val="006113FE"/>
    <w:rsid w:val="00616E8E"/>
    <w:rsid w:val="00616EDF"/>
    <w:rsid w:val="00622128"/>
    <w:rsid w:val="0062526D"/>
    <w:rsid w:val="00625ECC"/>
    <w:rsid w:val="00632B63"/>
    <w:rsid w:val="006334E9"/>
    <w:rsid w:val="00641720"/>
    <w:rsid w:val="00650522"/>
    <w:rsid w:val="00652E09"/>
    <w:rsid w:val="006540B0"/>
    <w:rsid w:val="00663033"/>
    <w:rsid w:val="006708EA"/>
    <w:rsid w:val="006758A0"/>
    <w:rsid w:val="00676308"/>
    <w:rsid w:val="00681D8B"/>
    <w:rsid w:val="00683821"/>
    <w:rsid w:val="006868AD"/>
    <w:rsid w:val="00691DB1"/>
    <w:rsid w:val="00693337"/>
    <w:rsid w:val="00693FBB"/>
    <w:rsid w:val="00694452"/>
    <w:rsid w:val="00694495"/>
    <w:rsid w:val="006A2704"/>
    <w:rsid w:val="006A48CA"/>
    <w:rsid w:val="006A56DE"/>
    <w:rsid w:val="006A5CB6"/>
    <w:rsid w:val="006B1C91"/>
    <w:rsid w:val="006B3BCA"/>
    <w:rsid w:val="006B423E"/>
    <w:rsid w:val="006B4FAA"/>
    <w:rsid w:val="006D4241"/>
    <w:rsid w:val="006D5156"/>
    <w:rsid w:val="006E473B"/>
    <w:rsid w:val="006E7B2C"/>
    <w:rsid w:val="006F24AF"/>
    <w:rsid w:val="006F2C31"/>
    <w:rsid w:val="007043C2"/>
    <w:rsid w:val="007070B6"/>
    <w:rsid w:val="007153A8"/>
    <w:rsid w:val="0072380B"/>
    <w:rsid w:val="0072751D"/>
    <w:rsid w:val="007320B1"/>
    <w:rsid w:val="00741A35"/>
    <w:rsid w:val="00743094"/>
    <w:rsid w:val="00745D09"/>
    <w:rsid w:val="007505AA"/>
    <w:rsid w:val="00750689"/>
    <w:rsid w:val="00751FEE"/>
    <w:rsid w:val="007544BA"/>
    <w:rsid w:val="007559B4"/>
    <w:rsid w:val="007611BD"/>
    <w:rsid w:val="007620E3"/>
    <w:rsid w:val="0076431C"/>
    <w:rsid w:val="007668E9"/>
    <w:rsid w:val="00767FDE"/>
    <w:rsid w:val="007719A5"/>
    <w:rsid w:val="007730E2"/>
    <w:rsid w:val="007767F7"/>
    <w:rsid w:val="00781BDC"/>
    <w:rsid w:val="00783BC8"/>
    <w:rsid w:val="00785AAD"/>
    <w:rsid w:val="00794577"/>
    <w:rsid w:val="0079482B"/>
    <w:rsid w:val="0079552F"/>
    <w:rsid w:val="00795DCA"/>
    <w:rsid w:val="00797B87"/>
    <w:rsid w:val="007A216F"/>
    <w:rsid w:val="007A7EB0"/>
    <w:rsid w:val="007B033B"/>
    <w:rsid w:val="007B0D90"/>
    <w:rsid w:val="007B3B08"/>
    <w:rsid w:val="007B4BE5"/>
    <w:rsid w:val="007B6687"/>
    <w:rsid w:val="007B7D73"/>
    <w:rsid w:val="007D2BB9"/>
    <w:rsid w:val="007D2C5C"/>
    <w:rsid w:val="007D3B9F"/>
    <w:rsid w:val="007D5051"/>
    <w:rsid w:val="007D5C16"/>
    <w:rsid w:val="007E1B3F"/>
    <w:rsid w:val="007E3F89"/>
    <w:rsid w:val="007F48AE"/>
    <w:rsid w:val="007F5A6F"/>
    <w:rsid w:val="007F630E"/>
    <w:rsid w:val="007F796E"/>
    <w:rsid w:val="00810AFD"/>
    <w:rsid w:val="0081196F"/>
    <w:rsid w:val="00811B3D"/>
    <w:rsid w:val="0081463B"/>
    <w:rsid w:val="00816FE5"/>
    <w:rsid w:val="00821D4D"/>
    <w:rsid w:val="00821FFF"/>
    <w:rsid w:val="00824897"/>
    <w:rsid w:val="008258FB"/>
    <w:rsid w:val="0082681D"/>
    <w:rsid w:val="008358F4"/>
    <w:rsid w:val="00855684"/>
    <w:rsid w:val="00855CE5"/>
    <w:rsid w:val="008669E1"/>
    <w:rsid w:val="00871015"/>
    <w:rsid w:val="0087201B"/>
    <w:rsid w:val="008779C3"/>
    <w:rsid w:val="00883699"/>
    <w:rsid w:val="00883CC4"/>
    <w:rsid w:val="00885412"/>
    <w:rsid w:val="00895296"/>
    <w:rsid w:val="0089652B"/>
    <w:rsid w:val="00897DCE"/>
    <w:rsid w:val="008A481C"/>
    <w:rsid w:val="008A4AC6"/>
    <w:rsid w:val="008A4BCA"/>
    <w:rsid w:val="008A5F4C"/>
    <w:rsid w:val="008A6FED"/>
    <w:rsid w:val="008B0863"/>
    <w:rsid w:val="008B51EB"/>
    <w:rsid w:val="008C0046"/>
    <w:rsid w:val="008C6657"/>
    <w:rsid w:val="008C7690"/>
    <w:rsid w:val="008D463A"/>
    <w:rsid w:val="008E112D"/>
    <w:rsid w:val="008E4893"/>
    <w:rsid w:val="008E5D57"/>
    <w:rsid w:val="008F4166"/>
    <w:rsid w:val="00900EB8"/>
    <w:rsid w:val="00904FDE"/>
    <w:rsid w:val="009055ED"/>
    <w:rsid w:val="00906C28"/>
    <w:rsid w:val="0090772F"/>
    <w:rsid w:val="00911853"/>
    <w:rsid w:val="009135D6"/>
    <w:rsid w:val="00913E18"/>
    <w:rsid w:val="00914A9C"/>
    <w:rsid w:val="00922322"/>
    <w:rsid w:val="00925CC1"/>
    <w:rsid w:val="00927EE2"/>
    <w:rsid w:val="00943C48"/>
    <w:rsid w:val="00954D0E"/>
    <w:rsid w:val="009603F3"/>
    <w:rsid w:val="00960525"/>
    <w:rsid w:val="00962853"/>
    <w:rsid w:val="00962DAA"/>
    <w:rsid w:val="00970B99"/>
    <w:rsid w:val="0097238A"/>
    <w:rsid w:val="00972CE4"/>
    <w:rsid w:val="00981AB0"/>
    <w:rsid w:val="009820F3"/>
    <w:rsid w:val="009845B7"/>
    <w:rsid w:val="00985D9D"/>
    <w:rsid w:val="009916E1"/>
    <w:rsid w:val="0099525E"/>
    <w:rsid w:val="0099625D"/>
    <w:rsid w:val="009A0154"/>
    <w:rsid w:val="009A2E43"/>
    <w:rsid w:val="009A4791"/>
    <w:rsid w:val="009A53A4"/>
    <w:rsid w:val="009B2C45"/>
    <w:rsid w:val="009B2F8D"/>
    <w:rsid w:val="009B68FB"/>
    <w:rsid w:val="009C29B4"/>
    <w:rsid w:val="009C5406"/>
    <w:rsid w:val="009D3047"/>
    <w:rsid w:val="009D4304"/>
    <w:rsid w:val="009E1271"/>
    <w:rsid w:val="009E3A08"/>
    <w:rsid w:val="009E529B"/>
    <w:rsid w:val="009F2064"/>
    <w:rsid w:val="009F387D"/>
    <w:rsid w:val="009F3DBE"/>
    <w:rsid w:val="009F3E69"/>
    <w:rsid w:val="009F738D"/>
    <w:rsid w:val="00A03095"/>
    <w:rsid w:val="00A100BC"/>
    <w:rsid w:val="00A114DA"/>
    <w:rsid w:val="00A12AFD"/>
    <w:rsid w:val="00A133F2"/>
    <w:rsid w:val="00A30936"/>
    <w:rsid w:val="00A33A31"/>
    <w:rsid w:val="00A35167"/>
    <w:rsid w:val="00A372FA"/>
    <w:rsid w:val="00A374D8"/>
    <w:rsid w:val="00A400D5"/>
    <w:rsid w:val="00A44D35"/>
    <w:rsid w:val="00A45C33"/>
    <w:rsid w:val="00A46714"/>
    <w:rsid w:val="00A51F2B"/>
    <w:rsid w:val="00A56B79"/>
    <w:rsid w:val="00A6477C"/>
    <w:rsid w:val="00A74E5C"/>
    <w:rsid w:val="00A76792"/>
    <w:rsid w:val="00A872A9"/>
    <w:rsid w:val="00A90851"/>
    <w:rsid w:val="00A930A0"/>
    <w:rsid w:val="00AA0099"/>
    <w:rsid w:val="00AA023E"/>
    <w:rsid w:val="00AA4058"/>
    <w:rsid w:val="00AB4989"/>
    <w:rsid w:val="00AB5181"/>
    <w:rsid w:val="00AB5F2C"/>
    <w:rsid w:val="00AC2193"/>
    <w:rsid w:val="00AC2CC3"/>
    <w:rsid w:val="00AC3EAD"/>
    <w:rsid w:val="00AC4243"/>
    <w:rsid w:val="00AC5BCF"/>
    <w:rsid w:val="00AE2537"/>
    <w:rsid w:val="00AF633E"/>
    <w:rsid w:val="00AF7513"/>
    <w:rsid w:val="00B01E72"/>
    <w:rsid w:val="00B05587"/>
    <w:rsid w:val="00B05FA6"/>
    <w:rsid w:val="00B117A8"/>
    <w:rsid w:val="00B13912"/>
    <w:rsid w:val="00B14B26"/>
    <w:rsid w:val="00B17D0C"/>
    <w:rsid w:val="00B30F94"/>
    <w:rsid w:val="00B34471"/>
    <w:rsid w:val="00B42252"/>
    <w:rsid w:val="00B4247B"/>
    <w:rsid w:val="00B45764"/>
    <w:rsid w:val="00B47062"/>
    <w:rsid w:val="00B50A5A"/>
    <w:rsid w:val="00B52523"/>
    <w:rsid w:val="00B55B4E"/>
    <w:rsid w:val="00B6089B"/>
    <w:rsid w:val="00B73D9D"/>
    <w:rsid w:val="00B75BC9"/>
    <w:rsid w:val="00B8601D"/>
    <w:rsid w:val="00B861C9"/>
    <w:rsid w:val="00B87619"/>
    <w:rsid w:val="00B94161"/>
    <w:rsid w:val="00B945A5"/>
    <w:rsid w:val="00B96601"/>
    <w:rsid w:val="00B9701C"/>
    <w:rsid w:val="00BA0DCB"/>
    <w:rsid w:val="00BA6981"/>
    <w:rsid w:val="00BA6B39"/>
    <w:rsid w:val="00BA7AAB"/>
    <w:rsid w:val="00BA7E90"/>
    <w:rsid w:val="00BB4DEF"/>
    <w:rsid w:val="00BB5CBB"/>
    <w:rsid w:val="00BC1D1C"/>
    <w:rsid w:val="00BC73A0"/>
    <w:rsid w:val="00BD10F8"/>
    <w:rsid w:val="00BD22DD"/>
    <w:rsid w:val="00BD61B4"/>
    <w:rsid w:val="00BE1710"/>
    <w:rsid w:val="00BE64C5"/>
    <w:rsid w:val="00BE6A16"/>
    <w:rsid w:val="00BE6C99"/>
    <w:rsid w:val="00BF118B"/>
    <w:rsid w:val="00BF2212"/>
    <w:rsid w:val="00BF50CA"/>
    <w:rsid w:val="00BF7259"/>
    <w:rsid w:val="00BF74D7"/>
    <w:rsid w:val="00C04BAB"/>
    <w:rsid w:val="00C119C4"/>
    <w:rsid w:val="00C125C5"/>
    <w:rsid w:val="00C24EE5"/>
    <w:rsid w:val="00C26736"/>
    <w:rsid w:val="00C273D5"/>
    <w:rsid w:val="00C323C0"/>
    <w:rsid w:val="00C33C00"/>
    <w:rsid w:val="00C354B5"/>
    <w:rsid w:val="00C429CE"/>
    <w:rsid w:val="00C42C08"/>
    <w:rsid w:val="00C51974"/>
    <w:rsid w:val="00C5240C"/>
    <w:rsid w:val="00C53048"/>
    <w:rsid w:val="00C53804"/>
    <w:rsid w:val="00C539EF"/>
    <w:rsid w:val="00C56257"/>
    <w:rsid w:val="00C63C21"/>
    <w:rsid w:val="00C66475"/>
    <w:rsid w:val="00C6694F"/>
    <w:rsid w:val="00C67C73"/>
    <w:rsid w:val="00C72D28"/>
    <w:rsid w:val="00C81104"/>
    <w:rsid w:val="00C8149E"/>
    <w:rsid w:val="00C81E93"/>
    <w:rsid w:val="00C825DA"/>
    <w:rsid w:val="00C845EC"/>
    <w:rsid w:val="00C90E14"/>
    <w:rsid w:val="00C91CD0"/>
    <w:rsid w:val="00C93636"/>
    <w:rsid w:val="00C96C77"/>
    <w:rsid w:val="00C97C2A"/>
    <w:rsid w:val="00CA35C9"/>
    <w:rsid w:val="00CB73CB"/>
    <w:rsid w:val="00CB76C2"/>
    <w:rsid w:val="00CB78A6"/>
    <w:rsid w:val="00CC1997"/>
    <w:rsid w:val="00CD148C"/>
    <w:rsid w:val="00CD1DF6"/>
    <w:rsid w:val="00CD4E10"/>
    <w:rsid w:val="00CE377B"/>
    <w:rsid w:val="00CF3C1C"/>
    <w:rsid w:val="00CF5DF3"/>
    <w:rsid w:val="00D011EB"/>
    <w:rsid w:val="00D0127C"/>
    <w:rsid w:val="00D01778"/>
    <w:rsid w:val="00D031BD"/>
    <w:rsid w:val="00D13BBB"/>
    <w:rsid w:val="00D15C18"/>
    <w:rsid w:val="00D17DE8"/>
    <w:rsid w:val="00D17E9C"/>
    <w:rsid w:val="00D22D78"/>
    <w:rsid w:val="00D23BA8"/>
    <w:rsid w:val="00D30C3C"/>
    <w:rsid w:val="00D31C75"/>
    <w:rsid w:val="00D327E1"/>
    <w:rsid w:val="00D34726"/>
    <w:rsid w:val="00D53902"/>
    <w:rsid w:val="00D548F6"/>
    <w:rsid w:val="00D5702C"/>
    <w:rsid w:val="00D57405"/>
    <w:rsid w:val="00D57C83"/>
    <w:rsid w:val="00D610C2"/>
    <w:rsid w:val="00D66D2A"/>
    <w:rsid w:val="00D67FCB"/>
    <w:rsid w:val="00D70450"/>
    <w:rsid w:val="00D70804"/>
    <w:rsid w:val="00D713A2"/>
    <w:rsid w:val="00D76B95"/>
    <w:rsid w:val="00D84300"/>
    <w:rsid w:val="00D8719B"/>
    <w:rsid w:val="00DA1156"/>
    <w:rsid w:val="00DA1CF0"/>
    <w:rsid w:val="00DA3961"/>
    <w:rsid w:val="00DB6A7F"/>
    <w:rsid w:val="00DD4E91"/>
    <w:rsid w:val="00DD58B7"/>
    <w:rsid w:val="00DE0EA2"/>
    <w:rsid w:val="00DE385B"/>
    <w:rsid w:val="00DE38D6"/>
    <w:rsid w:val="00DE5C91"/>
    <w:rsid w:val="00DF3CA8"/>
    <w:rsid w:val="00DF71A8"/>
    <w:rsid w:val="00E06197"/>
    <w:rsid w:val="00E163F3"/>
    <w:rsid w:val="00E25013"/>
    <w:rsid w:val="00E26FE7"/>
    <w:rsid w:val="00E27720"/>
    <w:rsid w:val="00E31A63"/>
    <w:rsid w:val="00E352A6"/>
    <w:rsid w:val="00E3602D"/>
    <w:rsid w:val="00E367CA"/>
    <w:rsid w:val="00E40403"/>
    <w:rsid w:val="00E40A67"/>
    <w:rsid w:val="00E42C54"/>
    <w:rsid w:val="00E457FE"/>
    <w:rsid w:val="00E52263"/>
    <w:rsid w:val="00E52828"/>
    <w:rsid w:val="00E54142"/>
    <w:rsid w:val="00E54963"/>
    <w:rsid w:val="00E560A7"/>
    <w:rsid w:val="00E617BC"/>
    <w:rsid w:val="00E66466"/>
    <w:rsid w:val="00E66857"/>
    <w:rsid w:val="00E67E25"/>
    <w:rsid w:val="00E72058"/>
    <w:rsid w:val="00E73C7B"/>
    <w:rsid w:val="00E749F8"/>
    <w:rsid w:val="00E74DB6"/>
    <w:rsid w:val="00E759B2"/>
    <w:rsid w:val="00E8317C"/>
    <w:rsid w:val="00E95451"/>
    <w:rsid w:val="00EA35F3"/>
    <w:rsid w:val="00EA53C3"/>
    <w:rsid w:val="00EB52C9"/>
    <w:rsid w:val="00EB74A8"/>
    <w:rsid w:val="00EC4386"/>
    <w:rsid w:val="00EC5F0F"/>
    <w:rsid w:val="00EC63EC"/>
    <w:rsid w:val="00ED0EAF"/>
    <w:rsid w:val="00ED1302"/>
    <w:rsid w:val="00ED697B"/>
    <w:rsid w:val="00EE1AD0"/>
    <w:rsid w:val="00EE26FF"/>
    <w:rsid w:val="00EE38CC"/>
    <w:rsid w:val="00EF22BD"/>
    <w:rsid w:val="00EF24FC"/>
    <w:rsid w:val="00F006F5"/>
    <w:rsid w:val="00F00890"/>
    <w:rsid w:val="00F04315"/>
    <w:rsid w:val="00F050AD"/>
    <w:rsid w:val="00F05F16"/>
    <w:rsid w:val="00F214EF"/>
    <w:rsid w:val="00F30EC4"/>
    <w:rsid w:val="00F329CE"/>
    <w:rsid w:val="00F3318C"/>
    <w:rsid w:val="00F331D3"/>
    <w:rsid w:val="00F366CB"/>
    <w:rsid w:val="00F40B5F"/>
    <w:rsid w:val="00F410A7"/>
    <w:rsid w:val="00F42382"/>
    <w:rsid w:val="00F450D0"/>
    <w:rsid w:val="00F51777"/>
    <w:rsid w:val="00F53D5F"/>
    <w:rsid w:val="00F5437A"/>
    <w:rsid w:val="00F55204"/>
    <w:rsid w:val="00F60CC1"/>
    <w:rsid w:val="00F627DA"/>
    <w:rsid w:val="00F66A8A"/>
    <w:rsid w:val="00F67AE0"/>
    <w:rsid w:val="00F67E49"/>
    <w:rsid w:val="00F73B51"/>
    <w:rsid w:val="00F811C1"/>
    <w:rsid w:val="00F86AB5"/>
    <w:rsid w:val="00F86E72"/>
    <w:rsid w:val="00F876CC"/>
    <w:rsid w:val="00F92AE6"/>
    <w:rsid w:val="00F93C70"/>
    <w:rsid w:val="00F96B7E"/>
    <w:rsid w:val="00FA1BAC"/>
    <w:rsid w:val="00FA5D1C"/>
    <w:rsid w:val="00FA6700"/>
    <w:rsid w:val="00FA6E63"/>
    <w:rsid w:val="00FB4BD0"/>
    <w:rsid w:val="00FC1A7E"/>
    <w:rsid w:val="00FD307E"/>
    <w:rsid w:val="00FD3ABB"/>
    <w:rsid w:val="00FD5E64"/>
    <w:rsid w:val="00FE183E"/>
    <w:rsid w:val="00FE357E"/>
    <w:rsid w:val="00FE3BA3"/>
    <w:rsid w:val="00FF0F14"/>
    <w:rsid w:val="00FF18C1"/>
    <w:rsid w:val="00FF487F"/>
    <w:rsid w:val="00FF5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23AD3"/>
  <w15:docId w15:val="{44D874D1-8F26-42AA-B854-D06834B47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00" w:line="360" w:lineRule="auto"/>
        <w:ind w:firstLine="709"/>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033B"/>
    <w:rPr>
      <w:rFonts w:ascii="Arial" w:hAnsi="Arial"/>
      <w:sz w:val="24"/>
    </w:rPr>
  </w:style>
  <w:style w:type="paragraph" w:styleId="Ttulo1">
    <w:name w:val="heading 1"/>
    <w:basedOn w:val="Normal"/>
    <w:next w:val="Normal"/>
    <w:link w:val="Ttulo1Char"/>
    <w:uiPriority w:val="9"/>
    <w:qFormat/>
    <w:rsid w:val="000F25EF"/>
    <w:pPr>
      <w:keepNext/>
      <w:pageBreakBefore/>
      <w:widowControl w:val="0"/>
      <w:numPr>
        <w:numId w:val="1"/>
      </w:numPr>
      <w:tabs>
        <w:tab w:val="left" w:pos="227"/>
      </w:tabs>
      <w:spacing w:after="240"/>
      <w:ind w:left="0" w:firstLine="0"/>
      <w:outlineLvl w:val="0"/>
    </w:pPr>
    <w:rPr>
      <w:rFonts w:eastAsia="Times New Roman" w:cs="Times New Roman"/>
      <w:b/>
      <w:noProof/>
      <w:kern w:val="28"/>
      <w:sz w:val="28"/>
      <w:szCs w:val="28"/>
      <w:lang w:eastAsia="pt-BR"/>
    </w:rPr>
  </w:style>
  <w:style w:type="paragraph" w:styleId="Ttulo2">
    <w:name w:val="heading 2"/>
    <w:basedOn w:val="Normal"/>
    <w:next w:val="Normal"/>
    <w:link w:val="Ttulo2Char"/>
    <w:uiPriority w:val="99"/>
    <w:qFormat/>
    <w:rsid w:val="000F25EF"/>
    <w:pPr>
      <w:keepNext/>
      <w:widowControl w:val="0"/>
      <w:numPr>
        <w:ilvl w:val="1"/>
        <w:numId w:val="1"/>
      </w:numPr>
      <w:tabs>
        <w:tab w:val="left" w:pos="227"/>
        <w:tab w:val="left" w:pos="624"/>
      </w:tabs>
      <w:spacing w:before="480" w:after="240"/>
      <w:ind w:left="0" w:firstLine="0"/>
      <w:outlineLvl w:val="1"/>
    </w:pPr>
    <w:rPr>
      <w:rFonts w:eastAsia="Calibri" w:cs="Times New Roman"/>
      <w:noProof/>
      <w:sz w:val="28"/>
      <w:szCs w:val="20"/>
      <w:lang w:eastAsia="pt-BR"/>
    </w:rPr>
  </w:style>
  <w:style w:type="paragraph" w:styleId="Ttulo3">
    <w:name w:val="heading 3"/>
    <w:basedOn w:val="Normal"/>
    <w:next w:val="Normal"/>
    <w:link w:val="Ttulo3Char"/>
    <w:uiPriority w:val="99"/>
    <w:qFormat/>
    <w:rsid w:val="00BE64C5"/>
    <w:pPr>
      <w:keepNext/>
      <w:widowControl w:val="0"/>
      <w:numPr>
        <w:ilvl w:val="2"/>
        <w:numId w:val="1"/>
      </w:numPr>
      <w:tabs>
        <w:tab w:val="left" w:pos="227"/>
        <w:tab w:val="left" w:pos="1134"/>
      </w:tabs>
      <w:spacing w:before="480" w:after="240"/>
      <w:ind w:left="0" w:firstLine="0"/>
      <w:outlineLvl w:val="2"/>
    </w:pPr>
    <w:rPr>
      <w:rFonts w:eastAsia="Calibri" w:cs="Times New Roman"/>
      <w:b/>
      <w:noProof/>
      <w:sz w:val="28"/>
      <w:szCs w:val="20"/>
      <w:lang w:eastAsia="pt-BR"/>
    </w:rPr>
  </w:style>
  <w:style w:type="paragraph" w:styleId="Ttulo4">
    <w:name w:val="heading 4"/>
    <w:basedOn w:val="Ttulo3"/>
    <w:next w:val="Normal"/>
    <w:link w:val="Ttulo4Char"/>
    <w:uiPriority w:val="99"/>
    <w:qFormat/>
    <w:rsid w:val="00271477"/>
    <w:pPr>
      <w:numPr>
        <w:ilvl w:val="3"/>
      </w:numPr>
      <w:ind w:left="0" w:firstLine="0"/>
      <w:outlineLvl w:val="3"/>
    </w:pPr>
  </w:style>
  <w:style w:type="paragraph" w:styleId="Ttulo5">
    <w:name w:val="heading 5"/>
    <w:basedOn w:val="Normal"/>
    <w:next w:val="Normal"/>
    <w:link w:val="Ttulo5Char"/>
    <w:uiPriority w:val="99"/>
    <w:qFormat/>
    <w:rsid w:val="00271477"/>
    <w:pPr>
      <w:keepNext/>
      <w:widowControl w:val="0"/>
      <w:numPr>
        <w:ilvl w:val="4"/>
        <w:numId w:val="5"/>
      </w:numPr>
      <w:tabs>
        <w:tab w:val="left" w:pos="227"/>
        <w:tab w:val="left" w:pos="1021"/>
      </w:tabs>
      <w:spacing w:before="480" w:after="480"/>
      <w:ind w:left="0" w:firstLine="0"/>
      <w:outlineLvl w:val="4"/>
    </w:pPr>
    <w:rPr>
      <w:rFonts w:eastAsia="Times New Roman" w:cs="Times New Roman"/>
      <w:i/>
      <w:noProof/>
      <w:color w:val="00000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Centro">
    <w:name w:val="Título Centro"/>
    <w:basedOn w:val="Normal"/>
    <w:link w:val="TtuloCentroChar"/>
    <w:qFormat/>
    <w:rsid w:val="00C53048"/>
    <w:pPr>
      <w:spacing w:after="0"/>
      <w:jc w:val="center"/>
    </w:pPr>
    <w:rPr>
      <w:rFonts w:eastAsia="Calibri" w:cs="Times New Roman"/>
      <w:b/>
      <w:caps/>
      <w:sz w:val="28"/>
      <w:szCs w:val="20"/>
      <w:lang w:eastAsia="pt-BR"/>
    </w:rPr>
  </w:style>
  <w:style w:type="paragraph" w:customStyle="1" w:styleId="Titulo1tcc">
    <w:name w:val="Titulo1_tcc"/>
    <w:basedOn w:val="Normal"/>
    <w:link w:val="Titulo1tccChar"/>
    <w:autoRedefine/>
    <w:uiPriority w:val="99"/>
    <w:rsid w:val="00CF5DF3"/>
    <w:pPr>
      <w:spacing w:after="240"/>
      <w:jc w:val="center"/>
    </w:pPr>
    <w:rPr>
      <w:rFonts w:eastAsia="Calibri" w:cs="Times New Roman"/>
      <w:b/>
      <w:caps/>
      <w:sz w:val="28"/>
      <w:szCs w:val="20"/>
      <w:lang w:eastAsia="pt-BR"/>
    </w:rPr>
  </w:style>
  <w:style w:type="character" w:customStyle="1" w:styleId="TtuloCentroChar">
    <w:name w:val="Título Centro Char"/>
    <w:basedOn w:val="Fontepargpadro"/>
    <w:link w:val="TtuloCentro"/>
    <w:rsid w:val="00C53048"/>
    <w:rPr>
      <w:rFonts w:ascii="Arial" w:eastAsia="Calibri" w:hAnsi="Arial" w:cs="Times New Roman"/>
      <w:b/>
      <w:caps/>
      <w:sz w:val="28"/>
      <w:szCs w:val="20"/>
      <w:lang w:eastAsia="pt-BR"/>
    </w:rPr>
  </w:style>
  <w:style w:type="character" w:customStyle="1" w:styleId="Titulo1tccChar">
    <w:name w:val="Titulo1_tcc Char"/>
    <w:link w:val="Titulo1tcc"/>
    <w:uiPriority w:val="99"/>
    <w:locked/>
    <w:rsid w:val="00CF5DF3"/>
    <w:rPr>
      <w:rFonts w:ascii="Arial" w:eastAsia="Calibri" w:hAnsi="Arial" w:cs="Times New Roman"/>
      <w:b/>
      <w:caps/>
      <w:sz w:val="28"/>
      <w:szCs w:val="20"/>
      <w:lang w:eastAsia="pt-BR"/>
    </w:rPr>
  </w:style>
  <w:style w:type="character" w:customStyle="1" w:styleId="Ttulo1Char">
    <w:name w:val="Título 1 Char"/>
    <w:basedOn w:val="Fontepargpadro"/>
    <w:link w:val="Ttulo1"/>
    <w:uiPriority w:val="9"/>
    <w:rsid w:val="000F25EF"/>
    <w:rPr>
      <w:rFonts w:ascii="Arial" w:eastAsia="Times New Roman" w:hAnsi="Arial" w:cs="Times New Roman"/>
      <w:b/>
      <w:noProof/>
      <w:kern w:val="28"/>
      <w:sz w:val="28"/>
      <w:szCs w:val="28"/>
      <w:lang w:eastAsia="pt-BR"/>
    </w:rPr>
  </w:style>
  <w:style w:type="character" w:customStyle="1" w:styleId="Ttulo2Char">
    <w:name w:val="Título 2 Char"/>
    <w:basedOn w:val="Fontepargpadro"/>
    <w:link w:val="Ttulo2"/>
    <w:uiPriority w:val="99"/>
    <w:rsid w:val="000F25EF"/>
    <w:rPr>
      <w:rFonts w:ascii="Arial" w:eastAsia="Calibri" w:hAnsi="Arial" w:cs="Times New Roman"/>
      <w:noProof/>
      <w:sz w:val="28"/>
      <w:szCs w:val="20"/>
      <w:lang w:eastAsia="pt-BR"/>
    </w:rPr>
  </w:style>
  <w:style w:type="character" w:customStyle="1" w:styleId="Ttulo3Char">
    <w:name w:val="Título 3 Char"/>
    <w:basedOn w:val="Fontepargpadro"/>
    <w:link w:val="Ttulo3"/>
    <w:uiPriority w:val="99"/>
    <w:rsid w:val="00BE64C5"/>
    <w:rPr>
      <w:rFonts w:ascii="Arial" w:eastAsia="Calibri" w:hAnsi="Arial" w:cs="Times New Roman"/>
      <w:b/>
      <w:noProof/>
      <w:sz w:val="28"/>
      <w:szCs w:val="20"/>
      <w:lang w:eastAsia="pt-BR"/>
    </w:rPr>
  </w:style>
  <w:style w:type="table" w:customStyle="1" w:styleId="TabeladeGrade1Clara1">
    <w:name w:val="Tabela de Grade 1 Clara1"/>
    <w:basedOn w:val="Tabelanormal"/>
    <w:next w:val="TabeladeGrade1Clara2"/>
    <w:uiPriority w:val="46"/>
    <w:rsid w:val="00271AEF"/>
    <w:pPr>
      <w:spacing w:after="0" w:line="240" w:lineRule="auto"/>
    </w:pPr>
    <w:rPr>
      <w:rFonts w:ascii="Calibri" w:eastAsia="Calibri" w:hAnsi="Calibri" w:cs="Times New Roman"/>
      <w:lang w:eastAsia="pt-BR"/>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eladeGrade1Clara2">
    <w:name w:val="Tabela de Grade 1 Clara2"/>
    <w:basedOn w:val="Tabelanormal"/>
    <w:uiPriority w:val="46"/>
    <w:rsid w:val="00271AE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argrafodaLista">
    <w:name w:val="List Paragraph"/>
    <w:basedOn w:val="Normal"/>
    <w:uiPriority w:val="34"/>
    <w:qFormat/>
    <w:rsid w:val="00271AEF"/>
    <w:pPr>
      <w:ind w:left="720"/>
      <w:contextualSpacing/>
    </w:pPr>
  </w:style>
  <w:style w:type="character" w:customStyle="1" w:styleId="Ttulo4Char">
    <w:name w:val="Título 4 Char"/>
    <w:basedOn w:val="Fontepargpadro"/>
    <w:link w:val="Ttulo4"/>
    <w:uiPriority w:val="99"/>
    <w:rsid w:val="00271477"/>
    <w:rPr>
      <w:rFonts w:ascii="Arial" w:eastAsia="Calibri" w:hAnsi="Arial" w:cs="Times New Roman"/>
      <w:b/>
      <w:noProof/>
      <w:sz w:val="28"/>
      <w:szCs w:val="20"/>
      <w:lang w:eastAsia="pt-BR"/>
    </w:rPr>
  </w:style>
  <w:style w:type="character" w:customStyle="1" w:styleId="Ttulo5Char">
    <w:name w:val="Título 5 Char"/>
    <w:basedOn w:val="Fontepargpadro"/>
    <w:link w:val="Ttulo5"/>
    <w:uiPriority w:val="99"/>
    <w:rsid w:val="00271477"/>
    <w:rPr>
      <w:rFonts w:ascii="Arial" w:eastAsia="Times New Roman" w:hAnsi="Arial" w:cs="Times New Roman"/>
      <w:i/>
      <w:noProof/>
      <w:color w:val="000000"/>
      <w:sz w:val="24"/>
      <w:szCs w:val="20"/>
      <w:lang w:eastAsia="pt-BR"/>
    </w:rPr>
  </w:style>
  <w:style w:type="paragraph" w:customStyle="1" w:styleId="Tabela">
    <w:name w:val="Tabela"/>
    <w:basedOn w:val="Normal"/>
    <w:link w:val="TabelaChar"/>
    <w:qFormat/>
    <w:rsid w:val="00B87619"/>
    <w:pPr>
      <w:spacing w:after="0" w:line="240" w:lineRule="auto"/>
      <w:ind w:firstLine="0"/>
    </w:pPr>
    <w:rPr>
      <w:rFonts w:eastAsia="Times New Roman" w:cs="Times New Roman"/>
      <w:b/>
      <w:bCs/>
      <w:noProof/>
      <w:sz w:val="20"/>
      <w:szCs w:val="20"/>
      <w:lang w:eastAsia="pt-BR"/>
    </w:rPr>
  </w:style>
  <w:style w:type="paragraph" w:styleId="Legenda">
    <w:name w:val="caption"/>
    <w:basedOn w:val="Normal"/>
    <w:next w:val="Normal"/>
    <w:uiPriority w:val="35"/>
    <w:qFormat/>
    <w:rsid w:val="003F5707"/>
    <w:pPr>
      <w:spacing w:line="240" w:lineRule="auto"/>
      <w:ind w:firstLine="0"/>
    </w:pPr>
    <w:rPr>
      <w:iCs/>
      <w:color w:val="000000" w:themeColor="text1"/>
      <w:sz w:val="20"/>
      <w:szCs w:val="18"/>
    </w:rPr>
  </w:style>
  <w:style w:type="character" w:customStyle="1" w:styleId="TabelaChar">
    <w:name w:val="Tabela Char"/>
    <w:basedOn w:val="Fontepargpadro"/>
    <w:link w:val="Tabela"/>
    <w:rsid w:val="00B87619"/>
    <w:rPr>
      <w:rFonts w:ascii="Arial" w:eastAsia="Times New Roman" w:hAnsi="Arial" w:cs="Times New Roman"/>
      <w:b/>
      <w:bCs/>
      <w:noProof/>
      <w:sz w:val="20"/>
      <w:szCs w:val="20"/>
      <w:lang w:eastAsia="pt-BR"/>
    </w:rPr>
  </w:style>
  <w:style w:type="paragraph" w:customStyle="1" w:styleId="Subttulolegenda">
    <w:name w:val="Subtítulo legenda"/>
    <w:basedOn w:val="Normal"/>
    <w:link w:val="SubttulolegendaChar"/>
    <w:qFormat/>
    <w:rsid w:val="001E4DCF"/>
    <w:pPr>
      <w:ind w:firstLine="0"/>
      <w:jc w:val="center"/>
    </w:pPr>
    <w:rPr>
      <w:rFonts w:eastAsia="Times New Roman" w:cs="Times New Roman"/>
      <w:sz w:val="20"/>
      <w:szCs w:val="20"/>
      <w:lang w:eastAsia="pt-BR"/>
    </w:rPr>
  </w:style>
  <w:style w:type="character" w:customStyle="1" w:styleId="SubttulolegendaChar">
    <w:name w:val="Subtítulo legenda Char"/>
    <w:basedOn w:val="Fontepargpadro"/>
    <w:link w:val="Subttulolegenda"/>
    <w:rsid w:val="001E4DCF"/>
    <w:rPr>
      <w:rFonts w:ascii="Arial" w:eastAsia="Times New Roman" w:hAnsi="Arial" w:cs="Times New Roman"/>
      <w:sz w:val="20"/>
      <w:szCs w:val="20"/>
      <w:lang w:eastAsia="pt-BR"/>
    </w:rPr>
  </w:style>
  <w:style w:type="character" w:styleId="TextodoEspaoReservado">
    <w:name w:val="Placeholder Text"/>
    <w:basedOn w:val="Fontepargpadro"/>
    <w:uiPriority w:val="99"/>
    <w:semiHidden/>
    <w:rsid w:val="00560AF2"/>
    <w:rPr>
      <w:color w:val="808080"/>
    </w:rPr>
  </w:style>
  <w:style w:type="paragraph" w:customStyle="1" w:styleId="refbiblio">
    <w:name w:val="refbiblio"/>
    <w:autoRedefine/>
    <w:rsid w:val="00960525"/>
    <w:pPr>
      <w:spacing w:after="0" w:line="240" w:lineRule="auto"/>
    </w:pPr>
    <w:rPr>
      <w:rFonts w:ascii="Arial" w:eastAsia="Times New Roman" w:hAnsi="Arial" w:cs="Times New Roman"/>
      <w:sz w:val="24"/>
      <w:szCs w:val="20"/>
      <w:lang w:eastAsia="pt-BR"/>
    </w:rPr>
  </w:style>
  <w:style w:type="character" w:styleId="Hyperlink">
    <w:name w:val="Hyperlink"/>
    <w:basedOn w:val="Fontepargpadro"/>
    <w:uiPriority w:val="99"/>
    <w:unhideWhenUsed/>
    <w:rsid w:val="00F93C70"/>
    <w:rPr>
      <w:color w:val="0563C1" w:themeColor="hyperlink"/>
      <w:u w:val="single"/>
    </w:rPr>
  </w:style>
  <w:style w:type="paragraph" w:styleId="Textodebalo">
    <w:name w:val="Balloon Text"/>
    <w:basedOn w:val="Normal"/>
    <w:link w:val="TextodebaloChar"/>
    <w:uiPriority w:val="99"/>
    <w:semiHidden/>
    <w:unhideWhenUsed/>
    <w:rsid w:val="00CA35C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A35C9"/>
    <w:rPr>
      <w:rFonts w:ascii="Segoe UI" w:hAnsi="Segoe UI" w:cs="Segoe UI"/>
      <w:sz w:val="18"/>
      <w:szCs w:val="18"/>
    </w:rPr>
  </w:style>
  <w:style w:type="paragraph" w:styleId="Textodenotaderodap">
    <w:name w:val="footnote text"/>
    <w:basedOn w:val="Normal"/>
    <w:link w:val="TextodenotaderodapChar"/>
    <w:uiPriority w:val="99"/>
    <w:semiHidden/>
    <w:unhideWhenUsed/>
    <w:rsid w:val="006B3BC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6B3BCA"/>
    <w:rPr>
      <w:rFonts w:ascii="Arial" w:hAnsi="Arial"/>
      <w:sz w:val="20"/>
      <w:szCs w:val="20"/>
    </w:rPr>
  </w:style>
  <w:style w:type="character" w:styleId="Refdenotaderodap">
    <w:name w:val="footnote reference"/>
    <w:basedOn w:val="Fontepargpadro"/>
    <w:uiPriority w:val="99"/>
    <w:semiHidden/>
    <w:unhideWhenUsed/>
    <w:rsid w:val="006B3BCA"/>
    <w:rPr>
      <w:vertAlign w:val="superscript"/>
    </w:rPr>
  </w:style>
  <w:style w:type="table" w:styleId="Tabelacomgrade">
    <w:name w:val="Table Grid"/>
    <w:basedOn w:val="Tabelanormal"/>
    <w:uiPriority w:val="39"/>
    <w:rsid w:val="00E73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4756F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56FB"/>
    <w:rPr>
      <w:rFonts w:ascii="Arial" w:hAnsi="Arial"/>
      <w:sz w:val="24"/>
    </w:rPr>
  </w:style>
  <w:style w:type="paragraph" w:styleId="Rodap">
    <w:name w:val="footer"/>
    <w:basedOn w:val="Normal"/>
    <w:link w:val="RodapChar"/>
    <w:uiPriority w:val="99"/>
    <w:unhideWhenUsed/>
    <w:rsid w:val="004756FB"/>
    <w:pPr>
      <w:tabs>
        <w:tab w:val="center" w:pos="4252"/>
        <w:tab w:val="right" w:pos="8504"/>
      </w:tabs>
      <w:spacing w:after="0" w:line="240" w:lineRule="auto"/>
    </w:pPr>
  </w:style>
  <w:style w:type="character" w:customStyle="1" w:styleId="RodapChar">
    <w:name w:val="Rodapé Char"/>
    <w:basedOn w:val="Fontepargpadro"/>
    <w:link w:val="Rodap"/>
    <w:uiPriority w:val="99"/>
    <w:rsid w:val="004756FB"/>
    <w:rPr>
      <w:rFonts w:ascii="Arial" w:hAnsi="Arial"/>
      <w:sz w:val="24"/>
    </w:rPr>
  </w:style>
  <w:style w:type="paragraph" w:styleId="CabealhodoSumrio">
    <w:name w:val="TOC Heading"/>
    <w:basedOn w:val="Ttulo1"/>
    <w:next w:val="Normal"/>
    <w:uiPriority w:val="39"/>
    <w:unhideWhenUsed/>
    <w:qFormat/>
    <w:rsid w:val="00810AFD"/>
    <w:pPr>
      <w:keepLines/>
      <w:pageBreakBefore w:val="0"/>
      <w:widowControl/>
      <w:numPr>
        <w:numId w:val="0"/>
      </w:numPr>
      <w:tabs>
        <w:tab w:val="clear" w:pos="227"/>
      </w:tabs>
      <w:spacing w:before="240" w:after="0" w:line="259" w:lineRule="auto"/>
      <w:outlineLvl w:val="9"/>
    </w:pPr>
    <w:rPr>
      <w:rFonts w:asciiTheme="majorHAnsi" w:eastAsiaTheme="majorEastAsia" w:hAnsiTheme="majorHAnsi" w:cstheme="majorBidi"/>
      <w:b w:val="0"/>
      <w:noProof w:val="0"/>
      <w:color w:val="2E74B5" w:themeColor="accent1" w:themeShade="BF"/>
      <w:kern w:val="0"/>
      <w:sz w:val="32"/>
      <w:szCs w:val="32"/>
    </w:rPr>
  </w:style>
  <w:style w:type="paragraph" w:styleId="Sumrio1">
    <w:name w:val="toc 1"/>
    <w:basedOn w:val="Normal"/>
    <w:next w:val="Normal"/>
    <w:autoRedefine/>
    <w:uiPriority w:val="39"/>
    <w:unhideWhenUsed/>
    <w:rsid w:val="00E40403"/>
    <w:pPr>
      <w:tabs>
        <w:tab w:val="left" w:pos="442"/>
        <w:tab w:val="right" w:leader="dot" w:pos="8494"/>
      </w:tabs>
      <w:spacing w:before="120" w:after="120"/>
      <w:ind w:firstLine="0"/>
    </w:pPr>
    <w:rPr>
      <w:b/>
      <w:bCs/>
      <w:caps/>
      <w:szCs w:val="24"/>
    </w:rPr>
  </w:style>
  <w:style w:type="paragraph" w:styleId="Sumrio2">
    <w:name w:val="toc 2"/>
    <w:basedOn w:val="Normal"/>
    <w:next w:val="Normal"/>
    <w:autoRedefine/>
    <w:uiPriority w:val="39"/>
    <w:unhideWhenUsed/>
    <w:rsid w:val="003545F7"/>
    <w:pPr>
      <w:tabs>
        <w:tab w:val="left" w:pos="426"/>
        <w:tab w:val="right" w:leader="dot" w:pos="8494"/>
      </w:tabs>
      <w:spacing w:after="0" w:line="276" w:lineRule="auto"/>
      <w:ind w:firstLine="0"/>
    </w:pPr>
    <w:rPr>
      <w:bCs/>
      <w:noProof/>
      <w:sz w:val="20"/>
      <w:szCs w:val="20"/>
    </w:rPr>
  </w:style>
  <w:style w:type="paragraph" w:styleId="Sumrio3">
    <w:name w:val="toc 3"/>
    <w:basedOn w:val="Normal"/>
    <w:next w:val="Normal"/>
    <w:autoRedefine/>
    <w:uiPriority w:val="39"/>
    <w:unhideWhenUsed/>
    <w:rsid w:val="000F25EF"/>
    <w:pPr>
      <w:tabs>
        <w:tab w:val="left" w:pos="567"/>
        <w:tab w:val="right" w:leader="dot" w:pos="8494"/>
      </w:tabs>
      <w:spacing w:after="0" w:line="276" w:lineRule="auto"/>
      <w:ind w:firstLine="0"/>
    </w:pPr>
    <w:rPr>
      <w:b/>
      <w:noProof/>
      <w:sz w:val="20"/>
      <w:szCs w:val="20"/>
    </w:rPr>
  </w:style>
  <w:style w:type="paragraph" w:styleId="ndicedeilustraes">
    <w:name w:val="table of figures"/>
    <w:basedOn w:val="Normal"/>
    <w:next w:val="Normal"/>
    <w:uiPriority w:val="99"/>
    <w:unhideWhenUsed/>
    <w:rsid w:val="002C61FF"/>
    <w:pPr>
      <w:spacing w:after="0"/>
      <w:ind w:firstLine="0"/>
    </w:pPr>
  </w:style>
  <w:style w:type="paragraph" w:customStyle="1" w:styleId="CabealhoTCC">
    <w:name w:val="Cabeçalho TCC"/>
    <w:basedOn w:val="Cabealho"/>
    <w:link w:val="CabealhoTCCChar"/>
    <w:qFormat/>
    <w:rsid w:val="00583552"/>
    <w:pPr>
      <w:pBdr>
        <w:bottom w:val="thickThinSmallGap" w:sz="24" w:space="1" w:color="auto"/>
      </w:pBdr>
      <w:ind w:firstLine="0"/>
    </w:pPr>
    <w:rPr>
      <w:rFonts w:ascii="Calibri" w:eastAsia="Times New Roman" w:hAnsi="Calibri" w:cs="Times New Roman"/>
      <w:sz w:val="22"/>
    </w:rPr>
  </w:style>
  <w:style w:type="paragraph" w:customStyle="1" w:styleId="EquaoTCC">
    <w:name w:val="Equação TCC"/>
    <w:basedOn w:val="Normal"/>
    <w:link w:val="EquaoTCCChar"/>
    <w:qFormat/>
    <w:rsid w:val="00A03095"/>
    <w:pPr>
      <w:tabs>
        <w:tab w:val="center" w:pos="4536"/>
        <w:tab w:val="right" w:pos="8504"/>
      </w:tabs>
      <w:jc w:val="both"/>
    </w:pPr>
    <w:rPr>
      <w:rFonts w:eastAsiaTheme="minorEastAsia"/>
      <w:lang w:eastAsia="pt-BR"/>
    </w:rPr>
  </w:style>
  <w:style w:type="character" w:customStyle="1" w:styleId="CabealhoTCCChar">
    <w:name w:val="Cabeçalho TCC Char"/>
    <w:basedOn w:val="CabealhoChar"/>
    <w:link w:val="CabealhoTCC"/>
    <w:rsid w:val="00583552"/>
    <w:rPr>
      <w:rFonts w:ascii="Calibri" w:eastAsia="Times New Roman" w:hAnsi="Calibri" w:cs="Times New Roman"/>
      <w:sz w:val="24"/>
    </w:rPr>
  </w:style>
  <w:style w:type="character" w:customStyle="1" w:styleId="EquaoTCCChar">
    <w:name w:val="Equação TCC Char"/>
    <w:basedOn w:val="Fontepargpadro"/>
    <w:link w:val="EquaoTCC"/>
    <w:rsid w:val="00A03095"/>
    <w:rPr>
      <w:rFonts w:ascii="Arial" w:eastAsiaTheme="minorEastAsia" w:hAnsi="Arial"/>
      <w:sz w:val="24"/>
      <w:lang w:eastAsia="pt-BR"/>
    </w:rPr>
  </w:style>
  <w:style w:type="character" w:styleId="Refdecomentrio">
    <w:name w:val="annotation reference"/>
    <w:basedOn w:val="Fontepargpadro"/>
    <w:uiPriority w:val="99"/>
    <w:semiHidden/>
    <w:unhideWhenUsed/>
    <w:rsid w:val="007043C2"/>
    <w:rPr>
      <w:sz w:val="16"/>
      <w:szCs w:val="16"/>
    </w:rPr>
  </w:style>
  <w:style w:type="paragraph" w:styleId="Textodecomentrio">
    <w:name w:val="annotation text"/>
    <w:basedOn w:val="Normal"/>
    <w:link w:val="TextodecomentrioChar"/>
    <w:uiPriority w:val="99"/>
    <w:semiHidden/>
    <w:unhideWhenUsed/>
    <w:rsid w:val="007043C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043C2"/>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7043C2"/>
    <w:rPr>
      <w:b/>
      <w:bCs/>
    </w:rPr>
  </w:style>
  <w:style w:type="character" w:customStyle="1" w:styleId="AssuntodocomentrioChar">
    <w:name w:val="Assunto do comentário Char"/>
    <w:basedOn w:val="TextodecomentrioChar"/>
    <w:link w:val="Assuntodocomentrio"/>
    <w:uiPriority w:val="99"/>
    <w:semiHidden/>
    <w:rsid w:val="007043C2"/>
    <w:rPr>
      <w:rFonts w:ascii="Arial" w:hAnsi="Arial"/>
      <w:b/>
      <w:bCs/>
      <w:sz w:val="20"/>
      <w:szCs w:val="20"/>
    </w:rPr>
  </w:style>
  <w:style w:type="paragraph" w:styleId="Sumrio4">
    <w:name w:val="toc 4"/>
    <w:basedOn w:val="Normal"/>
    <w:next w:val="Normal"/>
    <w:autoRedefine/>
    <w:uiPriority w:val="39"/>
    <w:unhideWhenUsed/>
    <w:rsid w:val="002E28A1"/>
    <w:pPr>
      <w:spacing w:after="0" w:line="276" w:lineRule="auto"/>
      <w:ind w:left="663" w:firstLine="0"/>
    </w:pPr>
    <w:rPr>
      <w:sz w:val="20"/>
      <w:szCs w:val="20"/>
    </w:rPr>
  </w:style>
  <w:style w:type="paragraph" w:styleId="Sumrio5">
    <w:name w:val="toc 5"/>
    <w:basedOn w:val="Normal"/>
    <w:next w:val="Normal"/>
    <w:autoRedefine/>
    <w:uiPriority w:val="39"/>
    <w:unhideWhenUsed/>
    <w:rsid w:val="00EB74A8"/>
    <w:pPr>
      <w:spacing w:after="0"/>
      <w:ind w:left="720"/>
    </w:pPr>
    <w:rPr>
      <w:rFonts w:asciiTheme="minorHAnsi" w:hAnsiTheme="minorHAnsi"/>
      <w:sz w:val="20"/>
      <w:szCs w:val="20"/>
    </w:rPr>
  </w:style>
  <w:style w:type="paragraph" w:styleId="Sumrio6">
    <w:name w:val="toc 6"/>
    <w:basedOn w:val="Normal"/>
    <w:next w:val="Normal"/>
    <w:autoRedefine/>
    <w:uiPriority w:val="39"/>
    <w:unhideWhenUsed/>
    <w:rsid w:val="00EB74A8"/>
    <w:pPr>
      <w:spacing w:after="0"/>
      <w:ind w:left="960"/>
    </w:pPr>
    <w:rPr>
      <w:rFonts w:asciiTheme="minorHAnsi" w:hAnsiTheme="minorHAnsi"/>
      <w:sz w:val="20"/>
      <w:szCs w:val="20"/>
    </w:rPr>
  </w:style>
  <w:style w:type="paragraph" w:styleId="Sumrio7">
    <w:name w:val="toc 7"/>
    <w:basedOn w:val="Normal"/>
    <w:next w:val="Normal"/>
    <w:autoRedefine/>
    <w:uiPriority w:val="39"/>
    <w:unhideWhenUsed/>
    <w:rsid w:val="00EB74A8"/>
    <w:pPr>
      <w:spacing w:after="0"/>
      <w:ind w:left="1200"/>
    </w:pPr>
    <w:rPr>
      <w:rFonts w:asciiTheme="minorHAnsi" w:hAnsiTheme="minorHAnsi"/>
      <w:sz w:val="20"/>
      <w:szCs w:val="20"/>
    </w:rPr>
  </w:style>
  <w:style w:type="paragraph" w:styleId="Sumrio8">
    <w:name w:val="toc 8"/>
    <w:basedOn w:val="Normal"/>
    <w:next w:val="Normal"/>
    <w:autoRedefine/>
    <w:uiPriority w:val="39"/>
    <w:unhideWhenUsed/>
    <w:rsid w:val="00EB74A8"/>
    <w:pPr>
      <w:spacing w:after="0"/>
      <w:ind w:left="1440"/>
    </w:pPr>
    <w:rPr>
      <w:rFonts w:asciiTheme="minorHAnsi" w:hAnsiTheme="minorHAnsi"/>
      <w:sz w:val="20"/>
      <w:szCs w:val="20"/>
    </w:rPr>
  </w:style>
  <w:style w:type="paragraph" w:styleId="Sumrio9">
    <w:name w:val="toc 9"/>
    <w:basedOn w:val="Normal"/>
    <w:next w:val="Normal"/>
    <w:autoRedefine/>
    <w:uiPriority w:val="39"/>
    <w:unhideWhenUsed/>
    <w:rsid w:val="00EB74A8"/>
    <w:pPr>
      <w:spacing w:after="0"/>
      <w:ind w:left="1680"/>
    </w:pPr>
    <w:rPr>
      <w:rFonts w:asciiTheme="minorHAnsi" w:hAnsiTheme="minorHAnsi"/>
      <w:sz w:val="20"/>
      <w:szCs w:val="20"/>
    </w:rPr>
  </w:style>
  <w:style w:type="character" w:styleId="HiperlinkVisitado">
    <w:name w:val="FollowedHyperlink"/>
    <w:basedOn w:val="Fontepargpadro"/>
    <w:uiPriority w:val="99"/>
    <w:semiHidden/>
    <w:unhideWhenUsed/>
    <w:rsid w:val="00EC5F0F"/>
    <w:rPr>
      <w:color w:val="954F72" w:themeColor="followedHyperlink"/>
      <w:u w:val="single"/>
    </w:rPr>
  </w:style>
  <w:style w:type="character" w:styleId="Forte">
    <w:name w:val="Strong"/>
    <w:basedOn w:val="Fontepargpadro"/>
    <w:uiPriority w:val="22"/>
    <w:qFormat/>
    <w:rsid w:val="00F67E49"/>
    <w:rPr>
      <w:b/>
      <w:bCs/>
    </w:rPr>
  </w:style>
  <w:style w:type="paragraph" w:styleId="NormalWeb">
    <w:name w:val="Normal (Web)"/>
    <w:basedOn w:val="Normal"/>
    <w:uiPriority w:val="99"/>
    <w:semiHidden/>
    <w:unhideWhenUsed/>
    <w:rsid w:val="00DB6A7F"/>
    <w:pPr>
      <w:spacing w:before="100" w:beforeAutospacing="1" w:afterAutospacing="1" w:line="240" w:lineRule="auto"/>
      <w:ind w:firstLine="0"/>
    </w:pPr>
    <w:rPr>
      <w:rFonts w:ascii="Times New Roman" w:eastAsia="Times New Roman" w:hAnsi="Times New Roman" w:cs="Times New Roman"/>
      <w:szCs w:val="24"/>
      <w:lang w:eastAsia="pt-BR"/>
    </w:rPr>
  </w:style>
  <w:style w:type="table" w:customStyle="1" w:styleId="TabelaSimples41">
    <w:name w:val="Tabela Simples 41"/>
    <w:basedOn w:val="Tabelanormal"/>
    <w:uiPriority w:val="44"/>
    <w:rsid w:val="007668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31">
    <w:name w:val="Tabela Simples 31"/>
    <w:basedOn w:val="Tabelanormal"/>
    <w:uiPriority w:val="43"/>
    <w:rsid w:val="007668E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7668E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fase">
    <w:name w:val="Emphasis"/>
    <w:basedOn w:val="Fontepargpadro"/>
    <w:uiPriority w:val="20"/>
    <w:qFormat/>
    <w:rsid w:val="00551C78"/>
    <w:rPr>
      <w:i/>
      <w:iCs/>
    </w:rPr>
  </w:style>
  <w:style w:type="paragraph" w:styleId="Bibliografia">
    <w:name w:val="Bibliography"/>
    <w:basedOn w:val="Normal"/>
    <w:next w:val="Normal"/>
    <w:uiPriority w:val="37"/>
    <w:unhideWhenUsed/>
    <w:rsid w:val="006A48CA"/>
  </w:style>
  <w:style w:type="character" w:customStyle="1" w:styleId="fontstyle01">
    <w:name w:val="fontstyle01"/>
    <w:basedOn w:val="Fontepargpadro"/>
    <w:rsid w:val="004B0058"/>
    <w:rPr>
      <w:rFonts w:ascii="Arial" w:hAnsi="Arial" w:cs="Arial" w:hint="default"/>
      <w:b w:val="0"/>
      <w:bCs w:val="0"/>
      <w:i w:val="0"/>
      <w:iCs w:val="0"/>
      <w:color w:val="000000"/>
      <w:sz w:val="24"/>
      <w:szCs w:val="24"/>
    </w:rPr>
  </w:style>
  <w:style w:type="paragraph" w:styleId="Reviso">
    <w:name w:val="Revision"/>
    <w:hidden/>
    <w:uiPriority w:val="99"/>
    <w:semiHidden/>
    <w:rsid w:val="000932C3"/>
    <w:pPr>
      <w:spacing w:after="0" w:line="240" w:lineRule="auto"/>
      <w:ind w:firstLine="0"/>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65228">
      <w:bodyDiv w:val="1"/>
      <w:marLeft w:val="0"/>
      <w:marRight w:val="0"/>
      <w:marTop w:val="0"/>
      <w:marBottom w:val="0"/>
      <w:divBdr>
        <w:top w:val="none" w:sz="0" w:space="0" w:color="auto"/>
        <w:left w:val="none" w:sz="0" w:space="0" w:color="auto"/>
        <w:bottom w:val="none" w:sz="0" w:space="0" w:color="auto"/>
        <w:right w:val="none" w:sz="0" w:space="0" w:color="auto"/>
      </w:divBdr>
    </w:div>
    <w:div w:id="17052097">
      <w:bodyDiv w:val="1"/>
      <w:marLeft w:val="0"/>
      <w:marRight w:val="0"/>
      <w:marTop w:val="0"/>
      <w:marBottom w:val="0"/>
      <w:divBdr>
        <w:top w:val="none" w:sz="0" w:space="0" w:color="auto"/>
        <w:left w:val="none" w:sz="0" w:space="0" w:color="auto"/>
        <w:bottom w:val="none" w:sz="0" w:space="0" w:color="auto"/>
        <w:right w:val="none" w:sz="0" w:space="0" w:color="auto"/>
      </w:divBdr>
    </w:div>
    <w:div w:id="23485202">
      <w:bodyDiv w:val="1"/>
      <w:marLeft w:val="0"/>
      <w:marRight w:val="0"/>
      <w:marTop w:val="0"/>
      <w:marBottom w:val="0"/>
      <w:divBdr>
        <w:top w:val="none" w:sz="0" w:space="0" w:color="auto"/>
        <w:left w:val="none" w:sz="0" w:space="0" w:color="auto"/>
        <w:bottom w:val="none" w:sz="0" w:space="0" w:color="auto"/>
        <w:right w:val="none" w:sz="0" w:space="0" w:color="auto"/>
      </w:divBdr>
    </w:div>
    <w:div w:id="23679386">
      <w:bodyDiv w:val="1"/>
      <w:marLeft w:val="0"/>
      <w:marRight w:val="0"/>
      <w:marTop w:val="0"/>
      <w:marBottom w:val="0"/>
      <w:divBdr>
        <w:top w:val="none" w:sz="0" w:space="0" w:color="auto"/>
        <w:left w:val="none" w:sz="0" w:space="0" w:color="auto"/>
        <w:bottom w:val="none" w:sz="0" w:space="0" w:color="auto"/>
        <w:right w:val="none" w:sz="0" w:space="0" w:color="auto"/>
      </w:divBdr>
    </w:div>
    <w:div w:id="25645995">
      <w:bodyDiv w:val="1"/>
      <w:marLeft w:val="0"/>
      <w:marRight w:val="0"/>
      <w:marTop w:val="0"/>
      <w:marBottom w:val="0"/>
      <w:divBdr>
        <w:top w:val="none" w:sz="0" w:space="0" w:color="auto"/>
        <w:left w:val="none" w:sz="0" w:space="0" w:color="auto"/>
        <w:bottom w:val="none" w:sz="0" w:space="0" w:color="auto"/>
        <w:right w:val="none" w:sz="0" w:space="0" w:color="auto"/>
      </w:divBdr>
    </w:div>
    <w:div w:id="30958190">
      <w:bodyDiv w:val="1"/>
      <w:marLeft w:val="0"/>
      <w:marRight w:val="0"/>
      <w:marTop w:val="0"/>
      <w:marBottom w:val="0"/>
      <w:divBdr>
        <w:top w:val="none" w:sz="0" w:space="0" w:color="auto"/>
        <w:left w:val="none" w:sz="0" w:space="0" w:color="auto"/>
        <w:bottom w:val="none" w:sz="0" w:space="0" w:color="auto"/>
        <w:right w:val="none" w:sz="0" w:space="0" w:color="auto"/>
      </w:divBdr>
    </w:div>
    <w:div w:id="30961184">
      <w:bodyDiv w:val="1"/>
      <w:marLeft w:val="0"/>
      <w:marRight w:val="0"/>
      <w:marTop w:val="0"/>
      <w:marBottom w:val="0"/>
      <w:divBdr>
        <w:top w:val="none" w:sz="0" w:space="0" w:color="auto"/>
        <w:left w:val="none" w:sz="0" w:space="0" w:color="auto"/>
        <w:bottom w:val="none" w:sz="0" w:space="0" w:color="auto"/>
        <w:right w:val="none" w:sz="0" w:space="0" w:color="auto"/>
      </w:divBdr>
    </w:div>
    <w:div w:id="31853167">
      <w:bodyDiv w:val="1"/>
      <w:marLeft w:val="0"/>
      <w:marRight w:val="0"/>
      <w:marTop w:val="0"/>
      <w:marBottom w:val="0"/>
      <w:divBdr>
        <w:top w:val="none" w:sz="0" w:space="0" w:color="auto"/>
        <w:left w:val="none" w:sz="0" w:space="0" w:color="auto"/>
        <w:bottom w:val="none" w:sz="0" w:space="0" w:color="auto"/>
        <w:right w:val="none" w:sz="0" w:space="0" w:color="auto"/>
      </w:divBdr>
    </w:div>
    <w:div w:id="35855128">
      <w:bodyDiv w:val="1"/>
      <w:marLeft w:val="0"/>
      <w:marRight w:val="0"/>
      <w:marTop w:val="0"/>
      <w:marBottom w:val="0"/>
      <w:divBdr>
        <w:top w:val="none" w:sz="0" w:space="0" w:color="auto"/>
        <w:left w:val="none" w:sz="0" w:space="0" w:color="auto"/>
        <w:bottom w:val="none" w:sz="0" w:space="0" w:color="auto"/>
        <w:right w:val="none" w:sz="0" w:space="0" w:color="auto"/>
      </w:divBdr>
    </w:div>
    <w:div w:id="43525091">
      <w:bodyDiv w:val="1"/>
      <w:marLeft w:val="0"/>
      <w:marRight w:val="0"/>
      <w:marTop w:val="0"/>
      <w:marBottom w:val="0"/>
      <w:divBdr>
        <w:top w:val="none" w:sz="0" w:space="0" w:color="auto"/>
        <w:left w:val="none" w:sz="0" w:space="0" w:color="auto"/>
        <w:bottom w:val="none" w:sz="0" w:space="0" w:color="auto"/>
        <w:right w:val="none" w:sz="0" w:space="0" w:color="auto"/>
      </w:divBdr>
    </w:div>
    <w:div w:id="47388298">
      <w:bodyDiv w:val="1"/>
      <w:marLeft w:val="0"/>
      <w:marRight w:val="0"/>
      <w:marTop w:val="0"/>
      <w:marBottom w:val="0"/>
      <w:divBdr>
        <w:top w:val="none" w:sz="0" w:space="0" w:color="auto"/>
        <w:left w:val="none" w:sz="0" w:space="0" w:color="auto"/>
        <w:bottom w:val="none" w:sz="0" w:space="0" w:color="auto"/>
        <w:right w:val="none" w:sz="0" w:space="0" w:color="auto"/>
      </w:divBdr>
    </w:div>
    <w:div w:id="48186336">
      <w:bodyDiv w:val="1"/>
      <w:marLeft w:val="0"/>
      <w:marRight w:val="0"/>
      <w:marTop w:val="0"/>
      <w:marBottom w:val="0"/>
      <w:divBdr>
        <w:top w:val="none" w:sz="0" w:space="0" w:color="auto"/>
        <w:left w:val="none" w:sz="0" w:space="0" w:color="auto"/>
        <w:bottom w:val="none" w:sz="0" w:space="0" w:color="auto"/>
        <w:right w:val="none" w:sz="0" w:space="0" w:color="auto"/>
      </w:divBdr>
    </w:div>
    <w:div w:id="48503475">
      <w:bodyDiv w:val="1"/>
      <w:marLeft w:val="0"/>
      <w:marRight w:val="0"/>
      <w:marTop w:val="0"/>
      <w:marBottom w:val="0"/>
      <w:divBdr>
        <w:top w:val="none" w:sz="0" w:space="0" w:color="auto"/>
        <w:left w:val="none" w:sz="0" w:space="0" w:color="auto"/>
        <w:bottom w:val="none" w:sz="0" w:space="0" w:color="auto"/>
        <w:right w:val="none" w:sz="0" w:space="0" w:color="auto"/>
      </w:divBdr>
    </w:div>
    <w:div w:id="51080721">
      <w:bodyDiv w:val="1"/>
      <w:marLeft w:val="0"/>
      <w:marRight w:val="0"/>
      <w:marTop w:val="0"/>
      <w:marBottom w:val="0"/>
      <w:divBdr>
        <w:top w:val="none" w:sz="0" w:space="0" w:color="auto"/>
        <w:left w:val="none" w:sz="0" w:space="0" w:color="auto"/>
        <w:bottom w:val="none" w:sz="0" w:space="0" w:color="auto"/>
        <w:right w:val="none" w:sz="0" w:space="0" w:color="auto"/>
      </w:divBdr>
    </w:div>
    <w:div w:id="53431799">
      <w:bodyDiv w:val="1"/>
      <w:marLeft w:val="0"/>
      <w:marRight w:val="0"/>
      <w:marTop w:val="0"/>
      <w:marBottom w:val="0"/>
      <w:divBdr>
        <w:top w:val="none" w:sz="0" w:space="0" w:color="auto"/>
        <w:left w:val="none" w:sz="0" w:space="0" w:color="auto"/>
        <w:bottom w:val="none" w:sz="0" w:space="0" w:color="auto"/>
        <w:right w:val="none" w:sz="0" w:space="0" w:color="auto"/>
      </w:divBdr>
    </w:div>
    <w:div w:id="57479492">
      <w:bodyDiv w:val="1"/>
      <w:marLeft w:val="0"/>
      <w:marRight w:val="0"/>
      <w:marTop w:val="0"/>
      <w:marBottom w:val="0"/>
      <w:divBdr>
        <w:top w:val="none" w:sz="0" w:space="0" w:color="auto"/>
        <w:left w:val="none" w:sz="0" w:space="0" w:color="auto"/>
        <w:bottom w:val="none" w:sz="0" w:space="0" w:color="auto"/>
        <w:right w:val="none" w:sz="0" w:space="0" w:color="auto"/>
      </w:divBdr>
    </w:div>
    <w:div w:id="59327834">
      <w:bodyDiv w:val="1"/>
      <w:marLeft w:val="0"/>
      <w:marRight w:val="0"/>
      <w:marTop w:val="0"/>
      <w:marBottom w:val="0"/>
      <w:divBdr>
        <w:top w:val="none" w:sz="0" w:space="0" w:color="auto"/>
        <w:left w:val="none" w:sz="0" w:space="0" w:color="auto"/>
        <w:bottom w:val="none" w:sz="0" w:space="0" w:color="auto"/>
        <w:right w:val="none" w:sz="0" w:space="0" w:color="auto"/>
      </w:divBdr>
    </w:div>
    <w:div w:id="64111953">
      <w:bodyDiv w:val="1"/>
      <w:marLeft w:val="0"/>
      <w:marRight w:val="0"/>
      <w:marTop w:val="0"/>
      <w:marBottom w:val="0"/>
      <w:divBdr>
        <w:top w:val="none" w:sz="0" w:space="0" w:color="auto"/>
        <w:left w:val="none" w:sz="0" w:space="0" w:color="auto"/>
        <w:bottom w:val="none" w:sz="0" w:space="0" w:color="auto"/>
        <w:right w:val="none" w:sz="0" w:space="0" w:color="auto"/>
      </w:divBdr>
    </w:div>
    <w:div w:id="66341206">
      <w:bodyDiv w:val="1"/>
      <w:marLeft w:val="0"/>
      <w:marRight w:val="0"/>
      <w:marTop w:val="0"/>
      <w:marBottom w:val="0"/>
      <w:divBdr>
        <w:top w:val="none" w:sz="0" w:space="0" w:color="auto"/>
        <w:left w:val="none" w:sz="0" w:space="0" w:color="auto"/>
        <w:bottom w:val="none" w:sz="0" w:space="0" w:color="auto"/>
        <w:right w:val="none" w:sz="0" w:space="0" w:color="auto"/>
      </w:divBdr>
    </w:div>
    <w:div w:id="68961698">
      <w:bodyDiv w:val="1"/>
      <w:marLeft w:val="0"/>
      <w:marRight w:val="0"/>
      <w:marTop w:val="0"/>
      <w:marBottom w:val="0"/>
      <w:divBdr>
        <w:top w:val="none" w:sz="0" w:space="0" w:color="auto"/>
        <w:left w:val="none" w:sz="0" w:space="0" w:color="auto"/>
        <w:bottom w:val="none" w:sz="0" w:space="0" w:color="auto"/>
        <w:right w:val="none" w:sz="0" w:space="0" w:color="auto"/>
      </w:divBdr>
    </w:div>
    <w:div w:id="73748469">
      <w:bodyDiv w:val="1"/>
      <w:marLeft w:val="0"/>
      <w:marRight w:val="0"/>
      <w:marTop w:val="0"/>
      <w:marBottom w:val="0"/>
      <w:divBdr>
        <w:top w:val="none" w:sz="0" w:space="0" w:color="auto"/>
        <w:left w:val="none" w:sz="0" w:space="0" w:color="auto"/>
        <w:bottom w:val="none" w:sz="0" w:space="0" w:color="auto"/>
        <w:right w:val="none" w:sz="0" w:space="0" w:color="auto"/>
      </w:divBdr>
    </w:div>
    <w:div w:id="85805310">
      <w:bodyDiv w:val="1"/>
      <w:marLeft w:val="0"/>
      <w:marRight w:val="0"/>
      <w:marTop w:val="0"/>
      <w:marBottom w:val="0"/>
      <w:divBdr>
        <w:top w:val="none" w:sz="0" w:space="0" w:color="auto"/>
        <w:left w:val="none" w:sz="0" w:space="0" w:color="auto"/>
        <w:bottom w:val="none" w:sz="0" w:space="0" w:color="auto"/>
        <w:right w:val="none" w:sz="0" w:space="0" w:color="auto"/>
      </w:divBdr>
    </w:div>
    <w:div w:id="87819701">
      <w:bodyDiv w:val="1"/>
      <w:marLeft w:val="0"/>
      <w:marRight w:val="0"/>
      <w:marTop w:val="0"/>
      <w:marBottom w:val="0"/>
      <w:divBdr>
        <w:top w:val="none" w:sz="0" w:space="0" w:color="auto"/>
        <w:left w:val="none" w:sz="0" w:space="0" w:color="auto"/>
        <w:bottom w:val="none" w:sz="0" w:space="0" w:color="auto"/>
        <w:right w:val="none" w:sz="0" w:space="0" w:color="auto"/>
      </w:divBdr>
    </w:div>
    <w:div w:id="91438498">
      <w:bodyDiv w:val="1"/>
      <w:marLeft w:val="0"/>
      <w:marRight w:val="0"/>
      <w:marTop w:val="0"/>
      <w:marBottom w:val="0"/>
      <w:divBdr>
        <w:top w:val="none" w:sz="0" w:space="0" w:color="auto"/>
        <w:left w:val="none" w:sz="0" w:space="0" w:color="auto"/>
        <w:bottom w:val="none" w:sz="0" w:space="0" w:color="auto"/>
        <w:right w:val="none" w:sz="0" w:space="0" w:color="auto"/>
      </w:divBdr>
    </w:div>
    <w:div w:id="96340414">
      <w:bodyDiv w:val="1"/>
      <w:marLeft w:val="0"/>
      <w:marRight w:val="0"/>
      <w:marTop w:val="0"/>
      <w:marBottom w:val="0"/>
      <w:divBdr>
        <w:top w:val="none" w:sz="0" w:space="0" w:color="auto"/>
        <w:left w:val="none" w:sz="0" w:space="0" w:color="auto"/>
        <w:bottom w:val="none" w:sz="0" w:space="0" w:color="auto"/>
        <w:right w:val="none" w:sz="0" w:space="0" w:color="auto"/>
      </w:divBdr>
    </w:div>
    <w:div w:id="97262540">
      <w:bodyDiv w:val="1"/>
      <w:marLeft w:val="0"/>
      <w:marRight w:val="0"/>
      <w:marTop w:val="0"/>
      <w:marBottom w:val="0"/>
      <w:divBdr>
        <w:top w:val="none" w:sz="0" w:space="0" w:color="auto"/>
        <w:left w:val="none" w:sz="0" w:space="0" w:color="auto"/>
        <w:bottom w:val="none" w:sz="0" w:space="0" w:color="auto"/>
        <w:right w:val="none" w:sz="0" w:space="0" w:color="auto"/>
      </w:divBdr>
    </w:div>
    <w:div w:id="97263354">
      <w:bodyDiv w:val="1"/>
      <w:marLeft w:val="0"/>
      <w:marRight w:val="0"/>
      <w:marTop w:val="0"/>
      <w:marBottom w:val="0"/>
      <w:divBdr>
        <w:top w:val="none" w:sz="0" w:space="0" w:color="auto"/>
        <w:left w:val="none" w:sz="0" w:space="0" w:color="auto"/>
        <w:bottom w:val="none" w:sz="0" w:space="0" w:color="auto"/>
        <w:right w:val="none" w:sz="0" w:space="0" w:color="auto"/>
      </w:divBdr>
    </w:div>
    <w:div w:id="99879939">
      <w:bodyDiv w:val="1"/>
      <w:marLeft w:val="0"/>
      <w:marRight w:val="0"/>
      <w:marTop w:val="0"/>
      <w:marBottom w:val="0"/>
      <w:divBdr>
        <w:top w:val="none" w:sz="0" w:space="0" w:color="auto"/>
        <w:left w:val="none" w:sz="0" w:space="0" w:color="auto"/>
        <w:bottom w:val="none" w:sz="0" w:space="0" w:color="auto"/>
        <w:right w:val="none" w:sz="0" w:space="0" w:color="auto"/>
      </w:divBdr>
    </w:div>
    <w:div w:id="111173028">
      <w:bodyDiv w:val="1"/>
      <w:marLeft w:val="0"/>
      <w:marRight w:val="0"/>
      <w:marTop w:val="0"/>
      <w:marBottom w:val="0"/>
      <w:divBdr>
        <w:top w:val="none" w:sz="0" w:space="0" w:color="auto"/>
        <w:left w:val="none" w:sz="0" w:space="0" w:color="auto"/>
        <w:bottom w:val="none" w:sz="0" w:space="0" w:color="auto"/>
        <w:right w:val="none" w:sz="0" w:space="0" w:color="auto"/>
      </w:divBdr>
    </w:div>
    <w:div w:id="111242573">
      <w:bodyDiv w:val="1"/>
      <w:marLeft w:val="0"/>
      <w:marRight w:val="0"/>
      <w:marTop w:val="0"/>
      <w:marBottom w:val="0"/>
      <w:divBdr>
        <w:top w:val="none" w:sz="0" w:space="0" w:color="auto"/>
        <w:left w:val="none" w:sz="0" w:space="0" w:color="auto"/>
        <w:bottom w:val="none" w:sz="0" w:space="0" w:color="auto"/>
        <w:right w:val="none" w:sz="0" w:space="0" w:color="auto"/>
      </w:divBdr>
    </w:div>
    <w:div w:id="113014713">
      <w:bodyDiv w:val="1"/>
      <w:marLeft w:val="0"/>
      <w:marRight w:val="0"/>
      <w:marTop w:val="0"/>
      <w:marBottom w:val="0"/>
      <w:divBdr>
        <w:top w:val="none" w:sz="0" w:space="0" w:color="auto"/>
        <w:left w:val="none" w:sz="0" w:space="0" w:color="auto"/>
        <w:bottom w:val="none" w:sz="0" w:space="0" w:color="auto"/>
        <w:right w:val="none" w:sz="0" w:space="0" w:color="auto"/>
      </w:divBdr>
    </w:div>
    <w:div w:id="114059313">
      <w:bodyDiv w:val="1"/>
      <w:marLeft w:val="0"/>
      <w:marRight w:val="0"/>
      <w:marTop w:val="0"/>
      <w:marBottom w:val="0"/>
      <w:divBdr>
        <w:top w:val="none" w:sz="0" w:space="0" w:color="auto"/>
        <w:left w:val="none" w:sz="0" w:space="0" w:color="auto"/>
        <w:bottom w:val="none" w:sz="0" w:space="0" w:color="auto"/>
        <w:right w:val="none" w:sz="0" w:space="0" w:color="auto"/>
      </w:divBdr>
    </w:div>
    <w:div w:id="118183236">
      <w:bodyDiv w:val="1"/>
      <w:marLeft w:val="0"/>
      <w:marRight w:val="0"/>
      <w:marTop w:val="0"/>
      <w:marBottom w:val="0"/>
      <w:divBdr>
        <w:top w:val="none" w:sz="0" w:space="0" w:color="auto"/>
        <w:left w:val="none" w:sz="0" w:space="0" w:color="auto"/>
        <w:bottom w:val="none" w:sz="0" w:space="0" w:color="auto"/>
        <w:right w:val="none" w:sz="0" w:space="0" w:color="auto"/>
      </w:divBdr>
    </w:div>
    <w:div w:id="119231559">
      <w:bodyDiv w:val="1"/>
      <w:marLeft w:val="0"/>
      <w:marRight w:val="0"/>
      <w:marTop w:val="0"/>
      <w:marBottom w:val="0"/>
      <w:divBdr>
        <w:top w:val="none" w:sz="0" w:space="0" w:color="auto"/>
        <w:left w:val="none" w:sz="0" w:space="0" w:color="auto"/>
        <w:bottom w:val="none" w:sz="0" w:space="0" w:color="auto"/>
        <w:right w:val="none" w:sz="0" w:space="0" w:color="auto"/>
      </w:divBdr>
    </w:div>
    <w:div w:id="119961434">
      <w:bodyDiv w:val="1"/>
      <w:marLeft w:val="0"/>
      <w:marRight w:val="0"/>
      <w:marTop w:val="0"/>
      <w:marBottom w:val="0"/>
      <w:divBdr>
        <w:top w:val="none" w:sz="0" w:space="0" w:color="auto"/>
        <w:left w:val="none" w:sz="0" w:space="0" w:color="auto"/>
        <w:bottom w:val="none" w:sz="0" w:space="0" w:color="auto"/>
        <w:right w:val="none" w:sz="0" w:space="0" w:color="auto"/>
      </w:divBdr>
    </w:div>
    <w:div w:id="126708694">
      <w:bodyDiv w:val="1"/>
      <w:marLeft w:val="0"/>
      <w:marRight w:val="0"/>
      <w:marTop w:val="0"/>
      <w:marBottom w:val="0"/>
      <w:divBdr>
        <w:top w:val="none" w:sz="0" w:space="0" w:color="auto"/>
        <w:left w:val="none" w:sz="0" w:space="0" w:color="auto"/>
        <w:bottom w:val="none" w:sz="0" w:space="0" w:color="auto"/>
        <w:right w:val="none" w:sz="0" w:space="0" w:color="auto"/>
      </w:divBdr>
    </w:div>
    <w:div w:id="126975680">
      <w:bodyDiv w:val="1"/>
      <w:marLeft w:val="0"/>
      <w:marRight w:val="0"/>
      <w:marTop w:val="0"/>
      <w:marBottom w:val="0"/>
      <w:divBdr>
        <w:top w:val="none" w:sz="0" w:space="0" w:color="auto"/>
        <w:left w:val="none" w:sz="0" w:space="0" w:color="auto"/>
        <w:bottom w:val="none" w:sz="0" w:space="0" w:color="auto"/>
        <w:right w:val="none" w:sz="0" w:space="0" w:color="auto"/>
      </w:divBdr>
    </w:div>
    <w:div w:id="133109911">
      <w:bodyDiv w:val="1"/>
      <w:marLeft w:val="0"/>
      <w:marRight w:val="0"/>
      <w:marTop w:val="0"/>
      <w:marBottom w:val="0"/>
      <w:divBdr>
        <w:top w:val="none" w:sz="0" w:space="0" w:color="auto"/>
        <w:left w:val="none" w:sz="0" w:space="0" w:color="auto"/>
        <w:bottom w:val="none" w:sz="0" w:space="0" w:color="auto"/>
        <w:right w:val="none" w:sz="0" w:space="0" w:color="auto"/>
      </w:divBdr>
    </w:div>
    <w:div w:id="141655725">
      <w:bodyDiv w:val="1"/>
      <w:marLeft w:val="0"/>
      <w:marRight w:val="0"/>
      <w:marTop w:val="0"/>
      <w:marBottom w:val="0"/>
      <w:divBdr>
        <w:top w:val="none" w:sz="0" w:space="0" w:color="auto"/>
        <w:left w:val="none" w:sz="0" w:space="0" w:color="auto"/>
        <w:bottom w:val="none" w:sz="0" w:space="0" w:color="auto"/>
        <w:right w:val="none" w:sz="0" w:space="0" w:color="auto"/>
      </w:divBdr>
    </w:div>
    <w:div w:id="142741320">
      <w:bodyDiv w:val="1"/>
      <w:marLeft w:val="0"/>
      <w:marRight w:val="0"/>
      <w:marTop w:val="0"/>
      <w:marBottom w:val="0"/>
      <w:divBdr>
        <w:top w:val="none" w:sz="0" w:space="0" w:color="auto"/>
        <w:left w:val="none" w:sz="0" w:space="0" w:color="auto"/>
        <w:bottom w:val="none" w:sz="0" w:space="0" w:color="auto"/>
        <w:right w:val="none" w:sz="0" w:space="0" w:color="auto"/>
      </w:divBdr>
    </w:div>
    <w:div w:id="143393251">
      <w:bodyDiv w:val="1"/>
      <w:marLeft w:val="0"/>
      <w:marRight w:val="0"/>
      <w:marTop w:val="0"/>
      <w:marBottom w:val="0"/>
      <w:divBdr>
        <w:top w:val="none" w:sz="0" w:space="0" w:color="auto"/>
        <w:left w:val="none" w:sz="0" w:space="0" w:color="auto"/>
        <w:bottom w:val="none" w:sz="0" w:space="0" w:color="auto"/>
        <w:right w:val="none" w:sz="0" w:space="0" w:color="auto"/>
      </w:divBdr>
    </w:div>
    <w:div w:id="145127256">
      <w:bodyDiv w:val="1"/>
      <w:marLeft w:val="0"/>
      <w:marRight w:val="0"/>
      <w:marTop w:val="0"/>
      <w:marBottom w:val="0"/>
      <w:divBdr>
        <w:top w:val="none" w:sz="0" w:space="0" w:color="auto"/>
        <w:left w:val="none" w:sz="0" w:space="0" w:color="auto"/>
        <w:bottom w:val="none" w:sz="0" w:space="0" w:color="auto"/>
        <w:right w:val="none" w:sz="0" w:space="0" w:color="auto"/>
      </w:divBdr>
    </w:div>
    <w:div w:id="145712462">
      <w:bodyDiv w:val="1"/>
      <w:marLeft w:val="0"/>
      <w:marRight w:val="0"/>
      <w:marTop w:val="0"/>
      <w:marBottom w:val="0"/>
      <w:divBdr>
        <w:top w:val="none" w:sz="0" w:space="0" w:color="auto"/>
        <w:left w:val="none" w:sz="0" w:space="0" w:color="auto"/>
        <w:bottom w:val="none" w:sz="0" w:space="0" w:color="auto"/>
        <w:right w:val="none" w:sz="0" w:space="0" w:color="auto"/>
      </w:divBdr>
    </w:div>
    <w:div w:id="146169633">
      <w:bodyDiv w:val="1"/>
      <w:marLeft w:val="0"/>
      <w:marRight w:val="0"/>
      <w:marTop w:val="0"/>
      <w:marBottom w:val="0"/>
      <w:divBdr>
        <w:top w:val="none" w:sz="0" w:space="0" w:color="auto"/>
        <w:left w:val="none" w:sz="0" w:space="0" w:color="auto"/>
        <w:bottom w:val="none" w:sz="0" w:space="0" w:color="auto"/>
        <w:right w:val="none" w:sz="0" w:space="0" w:color="auto"/>
      </w:divBdr>
    </w:div>
    <w:div w:id="148909433">
      <w:bodyDiv w:val="1"/>
      <w:marLeft w:val="0"/>
      <w:marRight w:val="0"/>
      <w:marTop w:val="0"/>
      <w:marBottom w:val="0"/>
      <w:divBdr>
        <w:top w:val="none" w:sz="0" w:space="0" w:color="auto"/>
        <w:left w:val="none" w:sz="0" w:space="0" w:color="auto"/>
        <w:bottom w:val="none" w:sz="0" w:space="0" w:color="auto"/>
        <w:right w:val="none" w:sz="0" w:space="0" w:color="auto"/>
      </w:divBdr>
    </w:div>
    <w:div w:id="153645598">
      <w:bodyDiv w:val="1"/>
      <w:marLeft w:val="0"/>
      <w:marRight w:val="0"/>
      <w:marTop w:val="0"/>
      <w:marBottom w:val="0"/>
      <w:divBdr>
        <w:top w:val="none" w:sz="0" w:space="0" w:color="auto"/>
        <w:left w:val="none" w:sz="0" w:space="0" w:color="auto"/>
        <w:bottom w:val="none" w:sz="0" w:space="0" w:color="auto"/>
        <w:right w:val="none" w:sz="0" w:space="0" w:color="auto"/>
      </w:divBdr>
    </w:div>
    <w:div w:id="154029213">
      <w:bodyDiv w:val="1"/>
      <w:marLeft w:val="0"/>
      <w:marRight w:val="0"/>
      <w:marTop w:val="0"/>
      <w:marBottom w:val="0"/>
      <w:divBdr>
        <w:top w:val="none" w:sz="0" w:space="0" w:color="auto"/>
        <w:left w:val="none" w:sz="0" w:space="0" w:color="auto"/>
        <w:bottom w:val="none" w:sz="0" w:space="0" w:color="auto"/>
        <w:right w:val="none" w:sz="0" w:space="0" w:color="auto"/>
      </w:divBdr>
    </w:div>
    <w:div w:id="156045934">
      <w:bodyDiv w:val="1"/>
      <w:marLeft w:val="0"/>
      <w:marRight w:val="0"/>
      <w:marTop w:val="0"/>
      <w:marBottom w:val="0"/>
      <w:divBdr>
        <w:top w:val="none" w:sz="0" w:space="0" w:color="auto"/>
        <w:left w:val="none" w:sz="0" w:space="0" w:color="auto"/>
        <w:bottom w:val="none" w:sz="0" w:space="0" w:color="auto"/>
        <w:right w:val="none" w:sz="0" w:space="0" w:color="auto"/>
      </w:divBdr>
    </w:div>
    <w:div w:id="160002329">
      <w:bodyDiv w:val="1"/>
      <w:marLeft w:val="0"/>
      <w:marRight w:val="0"/>
      <w:marTop w:val="0"/>
      <w:marBottom w:val="0"/>
      <w:divBdr>
        <w:top w:val="none" w:sz="0" w:space="0" w:color="auto"/>
        <w:left w:val="none" w:sz="0" w:space="0" w:color="auto"/>
        <w:bottom w:val="none" w:sz="0" w:space="0" w:color="auto"/>
        <w:right w:val="none" w:sz="0" w:space="0" w:color="auto"/>
      </w:divBdr>
    </w:div>
    <w:div w:id="160124718">
      <w:bodyDiv w:val="1"/>
      <w:marLeft w:val="0"/>
      <w:marRight w:val="0"/>
      <w:marTop w:val="0"/>
      <w:marBottom w:val="0"/>
      <w:divBdr>
        <w:top w:val="none" w:sz="0" w:space="0" w:color="auto"/>
        <w:left w:val="none" w:sz="0" w:space="0" w:color="auto"/>
        <w:bottom w:val="none" w:sz="0" w:space="0" w:color="auto"/>
        <w:right w:val="none" w:sz="0" w:space="0" w:color="auto"/>
      </w:divBdr>
    </w:div>
    <w:div w:id="162285745">
      <w:bodyDiv w:val="1"/>
      <w:marLeft w:val="0"/>
      <w:marRight w:val="0"/>
      <w:marTop w:val="0"/>
      <w:marBottom w:val="0"/>
      <w:divBdr>
        <w:top w:val="none" w:sz="0" w:space="0" w:color="auto"/>
        <w:left w:val="none" w:sz="0" w:space="0" w:color="auto"/>
        <w:bottom w:val="none" w:sz="0" w:space="0" w:color="auto"/>
        <w:right w:val="none" w:sz="0" w:space="0" w:color="auto"/>
      </w:divBdr>
    </w:div>
    <w:div w:id="165873072">
      <w:bodyDiv w:val="1"/>
      <w:marLeft w:val="0"/>
      <w:marRight w:val="0"/>
      <w:marTop w:val="0"/>
      <w:marBottom w:val="0"/>
      <w:divBdr>
        <w:top w:val="none" w:sz="0" w:space="0" w:color="auto"/>
        <w:left w:val="none" w:sz="0" w:space="0" w:color="auto"/>
        <w:bottom w:val="none" w:sz="0" w:space="0" w:color="auto"/>
        <w:right w:val="none" w:sz="0" w:space="0" w:color="auto"/>
      </w:divBdr>
    </w:div>
    <w:div w:id="166753400">
      <w:bodyDiv w:val="1"/>
      <w:marLeft w:val="0"/>
      <w:marRight w:val="0"/>
      <w:marTop w:val="0"/>
      <w:marBottom w:val="0"/>
      <w:divBdr>
        <w:top w:val="none" w:sz="0" w:space="0" w:color="auto"/>
        <w:left w:val="none" w:sz="0" w:space="0" w:color="auto"/>
        <w:bottom w:val="none" w:sz="0" w:space="0" w:color="auto"/>
        <w:right w:val="none" w:sz="0" w:space="0" w:color="auto"/>
      </w:divBdr>
    </w:div>
    <w:div w:id="170267002">
      <w:bodyDiv w:val="1"/>
      <w:marLeft w:val="0"/>
      <w:marRight w:val="0"/>
      <w:marTop w:val="0"/>
      <w:marBottom w:val="0"/>
      <w:divBdr>
        <w:top w:val="none" w:sz="0" w:space="0" w:color="auto"/>
        <w:left w:val="none" w:sz="0" w:space="0" w:color="auto"/>
        <w:bottom w:val="none" w:sz="0" w:space="0" w:color="auto"/>
        <w:right w:val="none" w:sz="0" w:space="0" w:color="auto"/>
      </w:divBdr>
    </w:div>
    <w:div w:id="179392451">
      <w:bodyDiv w:val="1"/>
      <w:marLeft w:val="0"/>
      <w:marRight w:val="0"/>
      <w:marTop w:val="0"/>
      <w:marBottom w:val="0"/>
      <w:divBdr>
        <w:top w:val="none" w:sz="0" w:space="0" w:color="auto"/>
        <w:left w:val="none" w:sz="0" w:space="0" w:color="auto"/>
        <w:bottom w:val="none" w:sz="0" w:space="0" w:color="auto"/>
        <w:right w:val="none" w:sz="0" w:space="0" w:color="auto"/>
      </w:divBdr>
    </w:div>
    <w:div w:id="181941419">
      <w:bodyDiv w:val="1"/>
      <w:marLeft w:val="0"/>
      <w:marRight w:val="0"/>
      <w:marTop w:val="0"/>
      <w:marBottom w:val="0"/>
      <w:divBdr>
        <w:top w:val="none" w:sz="0" w:space="0" w:color="auto"/>
        <w:left w:val="none" w:sz="0" w:space="0" w:color="auto"/>
        <w:bottom w:val="none" w:sz="0" w:space="0" w:color="auto"/>
        <w:right w:val="none" w:sz="0" w:space="0" w:color="auto"/>
      </w:divBdr>
    </w:div>
    <w:div w:id="195048289">
      <w:bodyDiv w:val="1"/>
      <w:marLeft w:val="0"/>
      <w:marRight w:val="0"/>
      <w:marTop w:val="0"/>
      <w:marBottom w:val="0"/>
      <w:divBdr>
        <w:top w:val="none" w:sz="0" w:space="0" w:color="auto"/>
        <w:left w:val="none" w:sz="0" w:space="0" w:color="auto"/>
        <w:bottom w:val="none" w:sz="0" w:space="0" w:color="auto"/>
        <w:right w:val="none" w:sz="0" w:space="0" w:color="auto"/>
      </w:divBdr>
    </w:div>
    <w:div w:id="200481753">
      <w:bodyDiv w:val="1"/>
      <w:marLeft w:val="0"/>
      <w:marRight w:val="0"/>
      <w:marTop w:val="0"/>
      <w:marBottom w:val="0"/>
      <w:divBdr>
        <w:top w:val="none" w:sz="0" w:space="0" w:color="auto"/>
        <w:left w:val="none" w:sz="0" w:space="0" w:color="auto"/>
        <w:bottom w:val="none" w:sz="0" w:space="0" w:color="auto"/>
        <w:right w:val="none" w:sz="0" w:space="0" w:color="auto"/>
      </w:divBdr>
    </w:div>
    <w:div w:id="206186166">
      <w:bodyDiv w:val="1"/>
      <w:marLeft w:val="0"/>
      <w:marRight w:val="0"/>
      <w:marTop w:val="0"/>
      <w:marBottom w:val="0"/>
      <w:divBdr>
        <w:top w:val="none" w:sz="0" w:space="0" w:color="auto"/>
        <w:left w:val="none" w:sz="0" w:space="0" w:color="auto"/>
        <w:bottom w:val="none" w:sz="0" w:space="0" w:color="auto"/>
        <w:right w:val="none" w:sz="0" w:space="0" w:color="auto"/>
      </w:divBdr>
    </w:div>
    <w:div w:id="206601697">
      <w:bodyDiv w:val="1"/>
      <w:marLeft w:val="0"/>
      <w:marRight w:val="0"/>
      <w:marTop w:val="0"/>
      <w:marBottom w:val="0"/>
      <w:divBdr>
        <w:top w:val="none" w:sz="0" w:space="0" w:color="auto"/>
        <w:left w:val="none" w:sz="0" w:space="0" w:color="auto"/>
        <w:bottom w:val="none" w:sz="0" w:space="0" w:color="auto"/>
        <w:right w:val="none" w:sz="0" w:space="0" w:color="auto"/>
      </w:divBdr>
    </w:div>
    <w:div w:id="212011752">
      <w:bodyDiv w:val="1"/>
      <w:marLeft w:val="0"/>
      <w:marRight w:val="0"/>
      <w:marTop w:val="0"/>
      <w:marBottom w:val="0"/>
      <w:divBdr>
        <w:top w:val="none" w:sz="0" w:space="0" w:color="auto"/>
        <w:left w:val="none" w:sz="0" w:space="0" w:color="auto"/>
        <w:bottom w:val="none" w:sz="0" w:space="0" w:color="auto"/>
        <w:right w:val="none" w:sz="0" w:space="0" w:color="auto"/>
      </w:divBdr>
    </w:div>
    <w:div w:id="225454291">
      <w:bodyDiv w:val="1"/>
      <w:marLeft w:val="0"/>
      <w:marRight w:val="0"/>
      <w:marTop w:val="0"/>
      <w:marBottom w:val="0"/>
      <w:divBdr>
        <w:top w:val="none" w:sz="0" w:space="0" w:color="auto"/>
        <w:left w:val="none" w:sz="0" w:space="0" w:color="auto"/>
        <w:bottom w:val="none" w:sz="0" w:space="0" w:color="auto"/>
        <w:right w:val="none" w:sz="0" w:space="0" w:color="auto"/>
      </w:divBdr>
    </w:div>
    <w:div w:id="225725183">
      <w:bodyDiv w:val="1"/>
      <w:marLeft w:val="0"/>
      <w:marRight w:val="0"/>
      <w:marTop w:val="0"/>
      <w:marBottom w:val="0"/>
      <w:divBdr>
        <w:top w:val="none" w:sz="0" w:space="0" w:color="auto"/>
        <w:left w:val="none" w:sz="0" w:space="0" w:color="auto"/>
        <w:bottom w:val="none" w:sz="0" w:space="0" w:color="auto"/>
        <w:right w:val="none" w:sz="0" w:space="0" w:color="auto"/>
      </w:divBdr>
    </w:div>
    <w:div w:id="227230735">
      <w:bodyDiv w:val="1"/>
      <w:marLeft w:val="0"/>
      <w:marRight w:val="0"/>
      <w:marTop w:val="0"/>
      <w:marBottom w:val="0"/>
      <w:divBdr>
        <w:top w:val="none" w:sz="0" w:space="0" w:color="auto"/>
        <w:left w:val="none" w:sz="0" w:space="0" w:color="auto"/>
        <w:bottom w:val="none" w:sz="0" w:space="0" w:color="auto"/>
        <w:right w:val="none" w:sz="0" w:space="0" w:color="auto"/>
      </w:divBdr>
    </w:div>
    <w:div w:id="228200331">
      <w:bodyDiv w:val="1"/>
      <w:marLeft w:val="0"/>
      <w:marRight w:val="0"/>
      <w:marTop w:val="0"/>
      <w:marBottom w:val="0"/>
      <w:divBdr>
        <w:top w:val="none" w:sz="0" w:space="0" w:color="auto"/>
        <w:left w:val="none" w:sz="0" w:space="0" w:color="auto"/>
        <w:bottom w:val="none" w:sz="0" w:space="0" w:color="auto"/>
        <w:right w:val="none" w:sz="0" w:space="0" w:color="auto"/>
      </w:divBdr>
    </w:div>
    <w:div w:id="230121448">
      <w:bodyDiv w:val="1"/>
      <w:marLeft w:val="0"/>
      <w:marRight w:val="0"/>
      <w:marTop w:val="0"/>
      <w:marBottom w:val="0"/>
      <w:divBdr>
        <w:top w:val="none" w:sz="0" w:space="0" w:color="auto"/>
        <w:left w:val="none" w:sz="0" w:space="0" w:color="auto"/>
        <w:bottom w:val="none" w:sz="0" w:space="0" w:color="auto"/>
        <w:right w:val="none" w:sz="0" w:space="0" w:color="auto"/>
      </w:divBdr>
    </w:div>
    <w:div w:id="231234508">
      <w:bodyDiv w:val="1"/>
      <w:marLeft w:val="0"/>
      <w:marRight w:val="0"/>
      <w:marTop w:val="0"/>
      <w:marBottom w:val="0"/>
      <w:divBdr>
        <w:top w:val="none" w:sz="0" w:space="0" w:color="auto"/>
        <w:left w:val="none" w:sz="0" w:space="0" w:color="auto"/>
        <w:bottom w:val="none" w:sz="0" w:space="0" w:color="auto"/>
        <w:right w:val="none" w:sz="0" w:space="0" w:color="auto"/>
      </w:divBdr>
    </w:div>
    <w:div w:id="231891683">
      <w:bodyDiv w:val="1"/>
      <w:marLeft w:val="0"/>
      <w:marRight w:val="0"/>
      <w:marTop w:val="0"/>
      <w:marBottom w:val="0"/>
      <w:divBdr>
        <w:top w:val="none" w:sz="0" w:space="0" w:color="auto"/>
        <w:left w:val="none" w:sz="0" w:space="0" w:color="auto"/>
        <w:bottom w:val="none" w:sz="0" w:space="0" w:color="auto"/>
        <w:right w:val="none" w:sz="0" w:space="0" w:color="auto"/>
      </w:divBdr>
    </w:div>
    <w:div w:id="232545520">
      <w:bodyDiv w:val="1"/>
      <w:marLeft w:val="0"/>
      <w:marRight w:val="0"/>
      <w:marTop w:val="0"/>
      <w:marBottom w:val="0"/>
      <w:divBdr>
        <w:top w:val="none" w:sz="0" w:space="0" w:color="auto"/>
        <w:left w:val="none" w:sz="0" w:space="0" w:color="auto"/>
        <w:bottom w:val="none" w:sz="0" w:space="0" w:color="auto"/>
        <w:right w:val="none" w:sz="0" w:space="0" w:color="auto"/>
      </w:divBdr>
    </w:div>
    <w:div w:id="236742696">
      <w:bodyDiv w:val="1"/>
      <w:marLeft w:val="0"/>
      <w:marRight w:val="0"/>
      <w:marTop w:val="0"/>
      <w:marBottom w:val="0"/>
      <w:divBdr>
        <w:top w:val="none" w:sz="0" w:space="0" w:color="auto"/>
        <w:left w:val="none" w:sz="0" w:space="0" w:color="auto"/>
        <w:bottom w:val="none" w:sz="0" w:space="0" w:color="auto"/>
        <w:right w:val="none" w:sz="0" w:space="0" w:color="auto"/>
      </w:divBdr>
    </w:div>
    <w:div w:id="237517307">
      <w:bodyDiv w:val="1"/>
      <w:marLeft w:val="0"/>
      <w:marRight w:val="0"/>
      <w:marTop w:val="0"/>
      <w:marBottom w:val="0"/>
      <w:divBdr>
        <w:top w:val="none" w:sz="0" w:space="0" w:color="auto"/>
        <w:left w:val="none" w:sz="0" w:space="0" w:color="auto"/>
        <w:bottom w:val="none" w:sz="0" w:space="0" w:color="auto"/>
        <w:right w:val="none" w:sz="0" w:space="0" w:color="auto"/>
      </w:divBdr>
    </w:div>
    <w:div w:id="240146248">
      <w:bodyDiv w:val="1"/>
      <w:marLeft w:val="0"/>
      <w:marRight w:val="0"/>
      <w:marTop w:val="0"/>
      <w:marBottom w:val="0"/>
      <w:divBdr>
        <w:top w:val="none" w:sz="0" w:space="0" w:color="auto"/>
        <w:left w:val="none" w:sz="0" w:space="0" w:color="auto"/>
        <w:bottom w:val="none" w:sz="0" w:space="0" w:color="auto"/>
        <w:right w:val="none" w:sz="0" w:space="0" w:color="auto"/>
      </w:divBdr>
    </w:div>
    <w:div w:id="242878238">
      <w:bodyDiv w:val="1"/>
      <w:marLeft w:val="0"/>
      <w:marRight w:val="0"/>
      <w:marTop w:val="0"/>
      <w:marBottom w:val="0"/>
      <w:divBdr>
        <w:top w:val="none" w:sz="0" w:space="0" w:color="auto"/>
        <w:left w:val="none" w:sz="0" w:space="0" w:color="auto"/>
        <w:bottom w:val="none" w:sz="0" w:space="0" w:color="auto"/>
        <w:right w:val="none" w:sz="0" w:space="0" w:color="auto"/>
      </w:divBdr>
    </w:div>
    <w:div w:id="251160483">
      <w:bodyDiv w:val="1"/>
      <w:marLeft w:val="0"/>
      <w:marRight w:val="0"/>
      <w:marTop w:val="0"/>
      <w:marBottom w:val="0"/>
      <w:divBdr>
        <w:top w:val="none" w:sz="0" w:space="0" w:color="auto"/>
        <w:left w:val="none" w:sz="0" w:space="0" w:color="auto"/>
        <w:bottom w:val="none" w:sz="0" w:space="0" w:color="auto"/>
        <w:right w:val="none" w:sz="0" w:space="0" w:color="auto"/>
      </w:divBdr>
    </w:div>
    <w:div w:id="252517254">
      <w:bodyDiv w:val="1"/>
      <w:marLeft w:val="0"/>
      <w:marRight w:val="0"/>
      <w:marTop w:val="0"/>
      <w:marBottom w:val="0"/>
      <w:divBdr>
        <w:top w:val="none" w:sz="0" w:space="0" w:color="auto"/>
        <w:left w:val="none" w:sz="0" w:space="0" w:color="auto"/>
        <w:bottom w:val="none" w:sz="0" w:space="0" w:color="auto"/>
        <w:right w:val="none" w:sz="0" w:space="0" w:color="auto"/>
      </w:divBdr>
    </w:div>
    <w:div w:id="253973985">
      <w:bodyDiv w:val="1"/>
      <w:marLeft w:val="0"/>
      <w:marRight w:val="0"/>
      <w:marTop w:val="0"/>
      <w:marBottom w:val="0"/>
      <w:divBdr>
        <w:top w:val="none" w:sz="0" w:space="0" w:color="auto"/>
        <w:left w:val="none" w:sz="0" w:space="0" w:color="auto"/>
        <w:bottom w:val="none" w:sz="0" w:space="0" w:color="auto"/>
        <w:right w:val="none" w:sz="0" w:space="0" w:color="auto"/>
      </w:divBdr>
    </w:div>
    <w:div w:id="257644324">
      <w:bodyDiv w:val="1"/>
      <w:marLeft w:val="0"/>
      <w:marRight w:val="0"/>
      <w:marTop w:val="0"/>
      <w:marBottom w:val="0"/>
      <w:divBdr>
        <w:top w:val="none" w:sz="0" w:space="0" w:color="auto"/>
        <w:left w:val="none" w:sz="0" w:space="0" w:color="auto"/>
        <w:bottom w:val="none" w:sz="0" w:space="0" w:color="auto"/>
        <w:right w:val="none" w:sz="0" w:space="0" w:color="auto"/>
      </w:divBdr>
    </w:div>
    <w:div w:id="276256360">
      <w:bodyDiv w:val="1"/>
      <w:marLeft w:val="0"/>
      <w:marRight w:val="0"/>
      <w:marTop w:val="0"/>
      <w:marBottom w:val="0"/>
      <w:divBdr>
        <w:top w:val="none" w:sz="0" w:space="0" w:color="auto"/>
        <w:left w:val="none" w:sz="0" w:space="0" w:color="auto"/>
        <w:bottom w:val="none" w:sz="0" w:space="0" w:color="auto"/>
        <w:right w:val="none" w:sz="0" w:space="0" w:color="auto"/>
      </w:divBdr>
    </w:div>
    <w:div w:id="279845009">
      <w:bodyDiv w:val="1"/>
      <w:marLeft w:val="0"/>
      <w:marRight w:val="0"/>
      <w:marTop w:val="0"/>
      <w:marBottom w:val="0"/>
      <w:divBdr>
        <w:top w:val="none" w:sz="0" w:space="0" w:color="auto"/>
        <w:left w:val="none" w:sz="0" w:space="0" w:color="auto"/>
        <w:bottom w:val="none" w:sz="0" w:space="0" w:color="auto"/>
        <w:right w:val="none" w:sz="0" w:space="0" w:color="auto"/>
      </w:divBdr>
    </w:div>
    <w:div w:id="280499674">
      <w:bodyDiv w:val="1"/>
      <w:marLeft w:val="0"/>
      <w:marRight w:val="0"/>
      <w:marTop w:val="0"/>
      <w:marBottom w:val="0"/>
      <w:divBdr>
        <w:top w:val="none" w:sz="0" w:space="0" w:color="auto"/>
        <w:left w:val="none" w:sz="0" w:space="0" w:color="auto"/>
        <w:bottom w:val="none" w:sz="0" w:space="0" w:color="auto"/>
        <w:right w:val="none" w:sz="0" w:space="0" w:color="auto"/>
      </w:divBdr>
    </w:div>
    <w:div w:id="289360197">
      <w:bodyDiv w:val="1"/>
      <w:marLeft w:val="0"/>
      <w:marRight w:val="0"/>
      <w:marTop w:val="0"/>
      <w:marBottom w:val="0"/>
      <w:divBdr>
        <w:top w:val="none" w:sz="0" w:space="0" w:color="auto"/>
        <w:left w:val="none" w:sz="0" w:space="0" w:color="auto"/>
        <w:bottom w:val="none" w:sz="0" w:space="0" w:color="auto"/>
        <w:right w:val="none" w:sz="0" w:space="0" w:color="auto"/>
      </w:divBdr>
    </w:div>
    <w:div w:id="290986421">
      <w:bodyDiv w:val="1"/>
      <w:marLeft w:val="0"/>
      <w:marRight w:val="0"/>
      <w:marTop w:val="0"/>
      <w:marBottom w:val="0"/>
      <w:divBdr>
        <w:top w:val="none" w:sz="0" w:space="0" w:color="auto"/>
        <w:left w:val="none" w:sz="0" w:space="0" w:color="auto"/>
        <w:bottom w:val="none" w:sz="0" w:space="0" w:color="auto"/>
        <w:right w:val="none" w:sz="0" w:space="0" w:color="auto"/>
      </w:divBdr>
    </w:div>
    <w:div w:id="291056659">
      <w:bodyDiv w:val="1"/>
      <w:marLeft w:val="0"/>
      <w:marRight w:val="0"/>
      <w:marTop w:val="0"/>
      <w:marBottom w:val="0"/>
      <w:divBdr>
        <w:top w:val="none" w:sz="0" w:space="0" w:color="auto"/>
        <w:left w:val="none" w:sz="0" w:space="0" w:color="auto"/>
        <w:bottom w:val="none" w:sz="0" w:space="0" w:color="auto"/>
        <w:right w:val="none" w:sz="0" w:space="0" w:color="auto"/>
      </w:divBdr>
    </w:div>
    <w:div w:id="291058708">
      <w:bodyDiv w:val="1"/>
      <w:marLeft w:val="0"/>
      <w:marRight w:val="0"/>
      <w:marTop w:val="0"/>
      <w:marBottom w:val="0"/>
      <w:divBdr>
        <w:top w:val="none" w:sz="0" w:space="0" w:color="auto"/>
        <w:left w:val="none" w:sz="0" w:space="0" w:color="auto"/>
        <w:bottom w:val="none" w:sz="0" w:space="0" w:color="auto"/>
        <w:right w:val="none" w:sz="0" w:space="0" w:color="auto"/>
      </w:divBdr>
    </w:div>
    <w:div w:id="299727362">
      <w:bodyDiv w:val="1"/>
      <w:marLeft w:val="0"/>
      <w:marRight w:val="0"/>
      <w:marTop w:val="0"/>
      <w:marBottom w:val="0"/>
      <w:divBdr>
        <w:top w:val="none" w:sz="0" w:space="0" w:color="auto"/>
        <w:left w:val="none" w:sz="0" w:space="0" w:color="auto"/>
        <w:bottom w:val="none" w:sz="0" w:space="0" w:color="auto"/>
        <w:right w:val="none" w:sz="0" w:space="0" w:color="auto"/>
      </w:divBdr>
    </w:div>
    <w:div w:id="303856189">
      <w:bodyDiv w:val="1"/>
      <w:marLeft w:val="0"/>
      <w:marRight w:val="0"/>
      <w:marTop w:val="0"/>
      <w:marBottom w:val="0"/>
      <w:divBdr>
        <w:top w:val="none" w:sz="0" w:space="0" w:color="auto"/>
        <w:left w:val="none" w:sz="0" w:space="0" w:color="auto"/>
        <w:bottom w:val="none" w:sz="0" w:space="0" w:color="auto"/>
        <w:right w:val="none" w:sz="0" w:space="0" w:color="auto"/>
      </w:divBdr>
    </w:div>
    <w:div w:id="314182771">
      <w:bodyDiv w:val="1"/>
      <w:marLeft w:val="0"/>
      <w:marRight w:val="0"/>
      <w:marTop w:val="0"/>
      <w:marBottom w:val="0"/>
      <w:divBdr>
        <w:top w:val="none" w:sz="0" w:space="0" w:color="auto"/>
        <w:left w:val="none" w:sz="0" w:space="0" w:color="auto"/>
        <w:bottom w:val="none" w:sz="0" w:space="0" w:color="auto"/>
        <w:right w:val="none" w:sz="0" w:space="0" w:color="auto"/>
      </w:divBdr>
    </w:div>
    <w:div w:id="320669152">
      <w:bodyDiv w:val="1"/>
      <w:marLeft w:val="0"/>
      <w:marRight w:val="0"/>
      <w:marTop w:val="0"/>
      <w:marBottom w:val="0"/>
      <w:divBdr>
        <w:top w:val="none" w:sz="0" w:space="0" w:color="auto"/>
        <w:left w:val="none" w:sz="0" w:space="0" w:color="auto"/>
        <w:bottom w:val="none" w:sz="0" w:space="0" w:color="auto"/>
        <w:right w:val="none" w:sz="0" w:space="0" w:color="auto"/>
      </w:divBdr>
    </w:div>
    <w:div w:id="321811422">
      <w:bodyDiv w:val="1"/>
      <w:marLeft w:val="0"/>
      <w:marRight w:val="0"/>
      <w:marTop w:val="0"/>
      <w:marBottom w:val="0"/>
      <w:divBdr>
        <w:top w:val="none" w:sz="0" w:space="0" w:color="auto"/>
        <w:left w:val="none" w:sz="0" w:space="0" w:color="auto"/>
        <w:bottom w:val="none" w:sz="0" w:space="0" w:color="auto"/>
        <w:right w:val="none" w:sz="0" w:space="0" w:color="auto"/>
      </w:divBdr>
    </w:div>
    <w:div w:id="322467310">
      <w:bodyDiv w:val="1"/>
      <w:marLeft w:val="0"/>
      <w:marRight w:val="0"/>
      <w:marTop w:val="0"/>
      <w:marBottom w:val="0"/>
      <w:divBdr>
        <w:top w:val="none" w:sz="0" w:space="0" w:color="auto"/>
        <w:left w:val="none" w:sz="0" w:space="0" w:color="auto"/>
        <w:bottom w:val="none" w:sz="0" w:space="0" w:color="auto"/>
        <w:right w:val="none" w:sz="0" w:space="0" w:color="auto"/>
      </w:divBdr>
    </w:div>
    <w:div w:id="330958692">
      <w:bodyDiv w:val="1"/>
      <w:marLeft w:val="0"/>
      <w:marRight w:val="0"/>
      <w:marTop w:val="0"/>
      <w:marBottom w:val="0"/>
      <w:divBdr>
        <w:top w:val="none" w:sz="0" w:space="0" w:color="auto"/>
        <w:left w:val="none" w:sz="0" w:space="0" w:color="auto"/>
        <w:bottom w:val="none" w:sz="0" w:space="0" w:color="auto"/>
        <w:right w:val="none" w:sz="0" w:space="0" w:color="auto"/>
      </w:divBdr>
    </w:div>
    <w:div w:id="334190022">
      <w:bodyDiv w:val="1"/>
      <w:marLeft w:val="0"/>
      <w:marRight w:val="0"/>
      <w:marTop w:val="0"/>
      <w:marBottom w:val="0"/>
      <w:divBdr>
        <w:top w:val="none" w:sz="0" w:space="0" w:color="auto"/>
        <w:left w:val="none" w:sz="0" w:space="0" w:color="auto"/>
        <w:bottom w:val="none" w:sz="0" w:space="0" w:color="auto"/>
        <w:right w:val="none" w:sz="0" w:space="0" w:color="auto"/>
      </w:divBdr>
    </w:div>
    <w:div w:id="336884314">
      <w:bodyDiv w:val="1"/>
      <w:marLeft w:val="0"/>
      <w:marRight w:val="0"/>
      <w:marTop w:val="0"/>
      <w:marBottom w:val="0"/>
      <w:divBdr>
        <w:top w:val="none" w:sz="0" w:space="0" w:color="auto"/>
        <w:left w:val="none" w:sz="0" w:space="0" w:color="auto"/>
        <w:bottom w:val="none" w:sz="0" w:space="0" w:color="auto"/>
        <w:right w:val="none" w:sz="0" w:space="0" w:color="auto"/>
      </w:divBdr>
    </w:div>
    <w:div w:id="338385321">
      <w:bodyDiv w:val="1"/>
      <w:marLeft w:val="0"/>
      <w:marRight w:val="0"/>
      <w:marTop w:val="0"/>
      <w:marBottom w:val="0"/>
      <w:divBdr>
        <w:top w:val="none" w:sz="0" w:space="0" w:color="auto"/>
        <w:left w:val="none" w:sz="0" w:space="0" w:color="auto"/>
        <w:bottom w:val="none" w:sz="0" w:space="0" w:color="auto"/>
        <w:right w:val="none" w:sz="0" w:space="0" w:color="auto"/>
      </w:divBdr>
    </w:div>
    <w:div w:id="340351128">
      <w:bodyDiv w:val="1"/>
      <w:marLeft w:val="0"/>
      <w:marRight w:val="0"/>
      <w:marTop w:val="0"/>
      <w:marBottom w:val="0"/>
      <w:divBdr>
        <w:top w:val="none" w:sz="0" w:space="0" w:color="auto"/>
        <w:left w:val="none" w:sz="0" w:space="0" w:color="auto"/>
        <w:bottom w:val="none" w:sz="0" w:space="0" w:color="auto"/>
        <w:right w:val="none" w:sz="0" w:space="0" w:color="auto"/>
      </w:divBdr>
    </w:div>
    <w:div w:id="345715375">
      <w:bodyDiv w:val="1"/>
      <w:marLeft w:val="0"/>
      <w:marRight w:val="0"/>
      <w:marTop w:val="0"/>
      <w:marBottom w:val="0"/>
      <w:divBdr>
        <w:top w:val="none" w:sz="0" w:space="0" w:color="auto"/>
        <w:left w:val="none" w:sz="0" w:space="0" w:color="auto"/>
        <w:bottom w:val="none" w:sz="0" w:space="0" w:color="auto"/>
        <w:right w:val="none" w:sz="0" w:space="0" w:color="auto"/>
      </w:divBdr>
    </w:div>
    <w:div w:id="348410356">
      <w:bodyDiv w:val="1"/>
      <w:marLeft w:val="0"/>
      <w:marRight w:val="0"/>
      <w:marTop w:val="0"/>
      <w:marBottom w:val="0"/>
      <w:divBdr>
        <w:top w:val="none" w:sz="0" w:space="0" w:color="auto"/>
        <w:left w:val="none" w:sz="0" w:space="0" w:color="auto"/>
        <w:bottom w:val="none" w:sz="0" w:space="0" w:color="auto"/>
        <w:right w:val="none" w:sz="0" w:space="0" w:color="auto"/>
      </w:divBdr>
    </w:div>
    <w:div w:id="350491943">
      <w:bodyDiv w:val="1"/>
      <w:marLeft w:val="0"/>
      <w:marRight w:val="0"/>
      <w:marTop w:val="0"/>
      <w:marBottom w:val="0"/>
      <w:divBdr>
        <w:top w:val="none" w:sz="0" w:space="0" w:color="auto"/>
        <w:left w:val="none" w:sz="0" w:space="0" w:color="auto"/>
        <w:bottom w:val="none" w:sz="0" w:space="0" w:color="auto"/>
        <w:right w:val="none" w:sz="0" w:space="0" w:color="auto"/>
      </w:divBdr>
    </w:div>
    <w:div w:id="354814434">
      <w:bodyDiv w:val="1"/>
      <w:marLeft w:val="0"/>
      <w:marRight w:val="0"/>
      <w:marTop w:val="0"/>
      <w:marBottom w:val="0"/>
      <w:divBdr>
        <w:top w:val="none" w:sz="0" w:space="0" w:color="auto"/>
        <w:left w:val="none" w:sz="0" w:space="0" w:color="auto"/>
        <w:bottom w:val="none" w:sz="0" w:space="0" w:color="auto"/>
        <w:right w:val="none" w:sz="0" w:space="0" w:color="auto"/>
      </w:divBdr>
    </w:div>
    <w:div w:id="354969150">
      <w:bodyDiv w:val="1"/>
      <w:marLeft w:val="0"/>
      <w:marRight w:val="0"/>
      <w:marTop w:val="0"/>
      <w:marBottom w:val="0"/>
      <w:divBdr>
        <w:top w:val="none" w:sz="0" w:space="0" w:color="auto"/>
        <w:left w:val="none" w:sz="0" w:space="0" w:color="auto"/>
        <w:bottom w:val="none" w:sz="0" w:space="0" w:color="auto"/>
        <w:right w:val="none" w:sz="0" w:space="0" w:color="auto"/>
      </w:divBdr>
    </w:div>
    <w:div w:id="355236039">
      <w:bodyDiv w:val="1"/>
      <w:marLeft w:val="0"/>
      <w:marRight w:val="0"/>
      <w:marTop w:val="0"/>
      <w:marBottom w:val="0"/>
      <w:divBdr>
        <w:top w:val="none" w:sz="0" w:space="0" w:color="auto"/>
        <w:left w:val="none" w:sz="0" w:space="0" w:color="auto"/>
        <w:bottom w:val="none" w:sz="0" w:space="0" w:color="auto"/>
        <w:right w:val="none" w:sz="0" w:space="0" w:color="auto"/>
      </w:divBdr>
    </w:div>
    <w:div w:id="358700381">
      <w:bodyDiv w:val="1"/>
      <w:marLeft w:val="0"/>
      <w:marRight w:val="0"/>
      <w:marTop w:val="0"/>
      <w:marBottom w:val="0"/>
      <w:divBdr>
        <w:top w:val="none" w:sz="0" w:space="0" w:color="auto"/>
        <w:left w:val="none" w:sz="0" w:space="0" w:color="auto"/>
        <w:bottom w:val="none" w:sz="0" w:space="0" w:color="auto"/>
        <w:right w:val="none" w:sz="0" w:space="0" w:color="auto"/>
      </w:divBdr>
    </w:div>
    <w:div w:id="363601854">
      <w:bodyDiv w:val="1"/>
      <w:marLeft w:val="0"/>
      <w:marRight w:val="0"/>
      <w:marTop w:val="0"/>
      <w:marBottom w:val="0"/>
      <w:divBdr>
        <w:top w:val="none" w:sz="0" w:space="0" w:color="auto"/>
        <w:left w:val="none" w:sz="0" w:space="0" w:color="auto"/>
        <w:bottom w:val="none" w:sz="0" w:space="0" w:color="auto"/>
        <w:right w:val="none" w:sz="0" w:space="0" w:color="auto"/>
      </w:divBdr>
    </w:div>
    <w:div w:id="366688735">
      <w:bodyDiv w:val="1"/>
      <w:marLeft w:val="0"/>
      <w:marRight w:val="0"/>
      <w:marTop w:val="0"/>
      <w:marBottom w:val="0"/>
      <w:divBdr>
        <w:top w:val="none" w:sz="0" w:space="0" w:color="auto"/>
        <w:left w:val="none" w:sz="0" w:space="0" w:color="auto"/>
        <w:bottom w:val="none" w:sz="0" w:space="0" w:color="auto"/>
        <w:right w:val="none" w:sz="0" w:space="0" w:color="auto"/>
      </w:divBdr>
    </w:div>
    <w:div w:id="372273983">
      <w:bodyDiv w:val="1"/>
      <w:marLeft w:val="0"/>
      <w:marRight w:val="0"/>
      <w:marTop w:val="0"/>
      <w:marBottom w:val="0"/>
      <w:divBdr>
        <w:top w:val="none" w:sz="0" w:space="0" w:color="auto"/>
        <w:left w:val="none" w:sz="0" w:space="0" w:color="auto"/>
        <w:bottom w:val="none" w:sz="0" w:space="0" w:color="auto"/>
        <w:right w:val="none" w:sz="0" w:space="0" w:color="auto"/>
      </w:divBdr>
    </w:div>
    <w:div w:id="376390350">
      <w:bodyDiv w:val="1"/>
      <w:marLeft w:val="0"/>
      <w:marRight w:val="0"/>
      <w:marTop w:val="0"/>
      <w:marBottom w:val="0"/>
      <w:divBdr>
        <w:top w:val="none" w:sz="0" w:space="0" w:color="auto"/>
        <w:left w:val="none" w:sz="0" w:space="0" w:color="auto"/>
        <w:bottom w:val="none" w:sz="0" w:space="0" w:color="auto"/>
        <w:right w:val="none" w:sz="0" w:space="0" w:color="auto"/>
      </w:divBdr>
    </w:div>
    <w:div w:id="378088070">
      <w:bodyDiv w:val="1"/>
      <w:marLeft w:val="0"/>
      <w:marRight w:val="0"/>
      <w:marTop w:val="0"/>
      <w:marBottom w:val="0"/>
      <w:divBdr>
        <w:top w:val="none" w:sz="0" w:space="0" w:color="auto"/>
        <w:left w:val="none" w:sz="0" w:space="0" w:color="auto"/>
        <w:bottom w:val="none" w:sz="0" w:space="0" w:color="auto"/>
        <w:right w:val="none" w:sz="0" w:space="0" w:color="auto"/>
      </w:divBdr>
    </w:div>
    <w:div w:id="378477819">
      <w:bodyDiv w:val="1"/>
      <w:marLeft w:val="0"/>
      <w:marRight w:val="0"/>
      <w:marTop w:val="0"/>
      <w:marBottom w:val="0"/>
      <w:divBdr>
        <w:top w:val="none" w:sz="0" w:space="0" w:color="auto"/>
        <w:left w:val="none" w:sz="0" w:space="0" w:color="auto"/>
        <w:bottom w:val="none" w:sz="0" w:space="0" w:color="auto"/>
        <w:right w:val="none" w:sz="0" w:space="0" w:color="auto"/>
      </w:divBdr>
    </w:div>
    <w:div w:id="380180172">
      <w:bodyDiv w:val="1"/>
      <w:marLeft w:val="0"/>
      <w:marRight w:val="0"/>
      <w:marTop w:val="0"/>
      <w:marBottom w:val="0"/>
      <w:divBdr>
        <w:top w:val="none" w:sz="0" w:space="0" w:color="auto"/>
        <w:left w:val="none" w:sz="0" w:space="0" w:color="auto"/>
        <w:bottom w:val="none" w:sz="0" w:space="0" w:color="auto"/>
        <w:right w:val="none" w:sz="0" w:space="0" w:color="auto"/>
      </w:divBdr>
    </w:div>
    <w:div w:id="387723585">
      <w:bodyDiv w:val="1"/>
      <w:marLeft w:val="0"/>
      <w:marRight w:val="0"/>
      <w:marTop w:val="0"/>
      <w:marBottom w:val="0"/>
      <w:divBdr>
        <w:top w:val="none" w:sz="0" w:space="0" w:color="auto"/>
        <w:left w:val="none" w:sz="0" w:space="0" w:color="auto"/>
        <w:bottom w:val="none" w:sz="0" w:space="0" w:color="auto"/>
        <w:right w:val="none" w:sz="0" w:space="0" w:color="auto"/>
      </w:divBdr>
    </w:div>
    <w:div w:id="391000251">
      <w:bodyDiv w:val="1"/>
      <w:marLeft w:val="0"/>
      <w:marRight w:val="0"/>
      <w:marTop w:val="0"/>
      <w:marBottom w:val="0"/>
      <w:divBdr>
        <w:top w:val="none" w:sz="0" w:space="0" w:color="auto"/>
        <w:left w:val="none" w:sz="0" w:space="0" w:color="auto"/>
        <w:bottom w:val="none" w:sz="0" w:space="0" w:color="auto"/>
        <w:right w:val="none" w:sz="0" w:space="0" w:color="auto"/>
      </w:divBdr>
    </w:div>
    <w:div w:id="391928284">
      <w:bodyDiv w:val="1"/>
      <w:marLeft w:val="0"/>
      <w:marRight w:val="0"/>
      <w:marTop w:val="0"/>
      <w:marBottom w:val="0"/>
      <w:divBdr>
        <w:top w:val="none" w:sz="0" w:space="0" w:color="auto"/>
        <w:left w:val="none" w:sz="0" w:space="0" w:color="auto"/>
        <w:bottom w:val="none" w:sz="0" w:space="0" w:color="auto"/>
        <w:right w:val="none" w:sz="0" w:space="0" w:color="auto"/>
      </w:divBdr>
    </w:div>
    <w:div w:id="394396302">
      <w:bodyDiv w:val="1"/>
      <w:marLeft w:val="0"/>
      <w:marRight w:val="0"/>
      <w:marTop w:val="0"/>
      <w:marBottom w:val="0"/>
      <w:divBdr>
        <w:top w:val="none" w:sz="0" w:space="0" w:color="auto"/>
        <w:left w:val="none" w:sz="0" w:space="0" w:color="auto"/>
        <w:bottom w:val="none" w:sz="0" w:space="0" w:color="auto"/>
        <w:right w:val="none" w:sz="0" w:space="0" w:color="auto"/>
      </w:divBdr>
    </w:div>
    <w:div w:id="395713967">
      <w:bodyDiv w:val="1"/>
      <w:marLeft w:val="0"/>
      <w:marRight w:val="0"/>
      <w:marTop w:val="0"/>
      <w:marBottom w:val="0"/>
      <w:divBdr>
        <w:top w:val="none" w:sz="0" w:space="0" w:color="auto"/>
        <w:left w:val="none" w:sz="0" w:space="0" w:color="auto"/>
        <w:bottom w:val="none" w:sz="0" w:space="0" w:color="auto"/>
        <w:right w:val="none" w:sz="0" w:space="0" w:color="auto"/>
      </w:divBdr>
    </w:div>
    <w:div w:id="395787730">
      <w:bodyDiv w:val="1"/>
      <w:marLeft w:val="0"/>
      <w:marRight w:val="0"/>
      <w:marTop w:val="0"/>
      <w:marBottom w:val="0"/>
      <w:divBdr>
        <w:top w:val="none" w:sz="0" w:space="0" w:color="auto"/>
        <w:left w:val="none" w:sz="0" w:space="0" w:color="auto"/>
        <w:bottom w:val="none" w:sz="0" w:space="0" w:color="auto"/>
        <w:right w:val="none" w:sz="0" w:space="0" w:color="auto"/>
      </w:divBdr>
    </w:div>
    <w:div w:id="397486328">
      <w:bodyDiv w:val="1"/>
      <w:marLeft w:val="0"/>
      <w:marRight w:val="0"/>
      <w:marTop w:val="0"/>
      <w:marBottom w:val="0"/>
      <w:divBdr>
        <w:top w:val="none" w:sz="0" w:space="0" w:color="auto"/>
        <w:left w:val="none" w:sz="0" w:space="0" w:color="auto"/>
        <w:bottom w:val="none" w:sz="0" w:space="0" w:color="auto"/>
        <w:right w:val="none" w:sz="0" w:space="0" w:color="auto"/>
      </w:divBdr>
    </w:div>
    <w:div w:id="399257981">
      <w:bodyDiv w:val="1"/>
      <w:marLeft w:val="0"/>
      <w:marRight w:val="0"/>
      <w:marTop w:val="0"/>
      <w:marBottom w:val="0"/>
      <w:divBdr>
        <w:top w:val="none" w:sz="0" w:space="0" w:color="auto"/>
        <w:left w:val="none" w:sz="0" w:space="0" w:color="auto"/>
        <w:bottom w:val="none" w:sz="0" w:space="0" w:color="auto"/>
        <w:right w:val="none" w:sz="0" w:space="0" w:color="auto"/>
      </w:divBdr>
    </w:div>
    <w:div w:id="403183762">
      <w:bodyDiv w:val="1"/>
      <w:marLeft w:val="0"/>
      <w:marRight w:val="0"/>
      <w:marTop w:val="0"/>
      <w:marBottom w:val="0"/>
      <w:divBdr>
        <w:top w:val="none" w:sz="0" w:space="0" w:color="auto"/>
        <w:left w:val="none" w:sz="0" w:space="0" w:color="auto"/>
        <w:bottom w:val="none" w:sz="0" w:space="0" w:color="auto"/>
        <w:right w:val="none" w:sz="0" w:space="0" w:color="auto"/>
      </w:divBdr>
    </w:div>
    <w:div w:id="404111950">
      <w:bodyDiv w:val="1"/>
      <w:marLeft w:val="0"/>
      <w:marRight w:val="0"/>
      <w:marTop w:val="0"/>
      <w:marBottom w:val="0"/>
      <w:divBdr>
        <w:top w:val="none" w:sz="0" w:space="0" w:color="auto"/>
        <w:left w:val="none" w:sz="0" w:space="0" w:color="auto"/>
        <w:bottom w:val="none" w:sz="0" w:space="0" w:color="auto"/>
        <w:right w:val="none" w:sz="0" w:space="0" w:color="auto"/>
      </w:divBdr>
    </w:div>
    <w:div w:id="406877425">
      <w:bodyDiv w:val="1"/>
      <w:marLeft w:val="0"/>
      <w:marRight w:val="0"/>
      <w:marTop w:val="0"/>
      <w:marBottom w:val="0"/>
      <w:divBdr>
        <w:top w:val="none" w:sz="0" w:space="0" w:color="auto"/>
        <w:left w:val="none" w:sz="0" w:space="0" w:color="auto"/>
        <w:bottom w:val="none" w:sz="0" w:space="0" w:color="auto"/>
        <w:right w:val="none" w:sz="0" w:space="0" w:color="auto"/>
      </w:divBdr>
    </w:div>
    <w:div w:id="411122633">
      <w:bodyDiv w:val="1"/>
      <w:marLeft w:val="0"/>
      <w:marRight w:val="0"/>
      <w:marTop w:val="0"/>
      <w:marBottom w:val="0"/>
      <w:divBdr>
        <w:top w:val="none" w:sz="0" w:space="0" w:color="auto"/>
        <w:left w:val="none" w:sz="0" w:space="0" w:color="auto"/>
        <w:bottom w:val="none" w:sz="0" w:space="0" w:color="auto"/>
        <w:right w:val="none" w:sz="0" w:space="0" w:color="auto"/>
      </w:divBdr>
    </w:div>
    <w:div w:id="411970668">
      <w:bodyDiv w:val="1"/>
      <w:marLeft w:val="0"/>
      <w:marRight w:val="0"/>
      <w:marTop w:val="0"/>
      <w:marBottom w:val="0"/>
      <w:divBdr>
        <w:top w:val="none" w:sz="0" w:space="0" w:color="auto"/>
        <w:left w:val="none" w:sz="0" w:space="0" w:color="auto"/>
        <w:bottom w:val="none" w:sz="0" w:space="0" w:color="auto"/>
        <w:right w:val="none" w:sz="0" w:space="0" w:color="auto"/>
      </w:divBdr>
      <w:divsChild>
        <w:div w:id="354307549">
          <w:marLeft w:val="0"/>
          <w:marRight w:val="0"/>
          <w:marTop w:val="0"/>
          <w:marBottom w:val="0"/>
          <w:divBdr>
            <w:top w:val="none" w:sz="0" w:space="0" w:color="auto"/>
            <w:left w:val="none" w:sz="0" w:space="0" w:color="auto"/>
            <w:bottom w:val="none" w:sz="0" w:space="0" w:color="auto"/>
            <w:right w:val="none" w:sz="0" w:space="0" w:color="auto"/>
          </w:divBdr>
          <w:divsChild>
            <w:div w:id="1711614079">
              <w:marLeft w:val="0"/>
              <w:marRight w:val="0"/>
              <w:marTop w:val="0"/>
              <w:marBottom w:val="0"/>
              <w:divBdr>
                <w:top w:val="none" w:sz="0" w:space="0" w:color="auto"/>
                <w:left w:val="none" w:sz="0" w:space="0" w:color="auto"/>
                <w:bottom w:val="single" w:sz="6" w:space="0" w:color="D4D4D5"/>
                <w:right w:val="none" w:sz="0" w:space="0" w:color="auto"/>
              </w:divBdr>
            </w:div>
            <w:div w:id="2127698218">
              <w:marLeft w:val="0"/>
              <w:marRight w:val="0"/>
              <w:marTop w:val="0"/>
              <w:marBottom w:val="0"/>
              <w:divBdr>
                <w:top w:val="none" w:sz="0" w:space="0" w:color="auto"/>
                <w:left w:val="none" w:sz="0" w:space="0" w:color="auto"/>
                <w:bottom w:val="single" w:sz="6" w:space="0" w:color="D4D4D5"/>
                <w:right w:val="single" w:sz="6" w:space="5" w:color="D4D4D5"/>
              </w:divBdr>
            </w:div>
          </w:divsChild>
        </w:div>
        <w:div w:id="436827744">
          <w:marLeft w:val="0"/>
          <w:marRight w:val="0"/>
          <w:marTop w:val="0"/>
          <w:marBottom w:val="0"/>
          <w:divBdr>
            <w:top w:val="none" w:sz="0" w:space="0" w:color="auto"/>
            <w:left w:val="none" w:sz="0" w:space="0" w:color="auto"/>
            <w:bottom w:val="none" w:sz="0" w:space="0" w:color="auto"/>
            <w:right w:val="none" w:sz="0" w:space="0" w:color="auto"/>
          </w:divBdr>
          <w:divsChild>
            <w:div w:id="1856919816">
              <w:marLeft w:val="0"/>
              <w:marRight w:val="0"/>
              <w:marTop w:val="0"/>
              <w:marBottom w:val="0"/>
              <w:divBdr>
                <w:top w:val="none" w:sz="0" w:space="0" w:color="auto"/>
                <w:left w:val="none" w:sz="0" w:space="0" w:color="auto"/>
                <w:bottom w:val="single" w:sz="6" w:space="0" w:color="D4D4D5"/>
                <w:right w:val="none" w:sz="0" w:space="0" w:color="auto"/>
              </w:divBdr>
            </w:div>
            <w:div w:id="1859389253">
              <w:marLeft w:val="0"/>
              <w:marRight w:val="0"/>
              <w:marTop w:val="0"/>
              <w:marBottom w:val="0"/>
              <w:divBdr>
                <w:top w:val="none" w:sz="0" w:space="0" w:color="auto"/>
                <w:left w:val="none" w:sz="0" w:space="0" w:color="auto"/>
                <w:bottom w:val="single" w:sz="6" w:space="0" w:color="D4D4D5"/>
                <w:right w:val="single" w:sz="6" w:space="5" w:color="D4D4D5"/>
              </w:divBdr>
            </w:div>
          </w:divsChild>
        </w:div>
        <w:div w:id="506091353">
          <w:marLeft w:val="0"/>
          <w:marRight w:val="0"/>
          <w:marTop w:val="0"/>
          <w:marBottom w:val="0"/>
          <w:divBdr>
            <w:top w:val="none" w:sz="0" w:space="0" w:color="auto"/>
            <w:left w:val="none" w:sz="0" w:space="0" w:color="auto"/>
            <w:bottom w:val="none" w:sz="0" w:space="0" w:color="auto"/>
            <w:right w:val="none" w:sz="0" w:space="0" w:color="auto"/>
          </w:divBdr>
          <w:divsChild>
            <w:div w:id="1521969947">
              <w:marLeft w:val="0"/>
              <w:marRight w:val="0"/>
              <w:marTop w:val="0"/>
              <w:marBottom w:val="0"/>
              <w:divBdr>
                <w:top w:val="none" w:sz="0" w:space="0" w:color="auto"/>
                <w:left w:val="none" w:sz="0" w:space="0" w:color="auto"/>
                <w:bottom w:val="single" w:sz="6" w:space="0" w:color="D4D4D5"/>
                <w:right w:val="none" w:sz="0" w:space="0" w:color="auto"/>
              </w:divBdr>
            </w:div>
            <w:div w:id="1658609086">
              <w:marLeft w:val="0"/>
              <w:marRight w:val="0"/>
              <w:marTop w:val="0"/>
              <w:marBottom w:val="0"/>
              <w:divBdr>
                <w:top w:val="none" w:sz="0" w:space="0" w:color="auto"/>
                <w:left w:val="none" w:sz="0" w:space="0" w:color="auto"/>
                <w:bottom w:val="single" w:sz="6" w:space="0" w:color="D4D4D5"/>
                <w:right w:val="single" w:sz="6" w:space="5" w:color="D4D4D5"/>
              </w:divBdr>
            </w:div>
          </w:divsChild>
        </w:div>
        <w:div w:id="642930588">
          <w:marLeft w:val="0"/>
          <w:marRight w:val="0"/>
          <w:marTop w:val="0"/>
          <w:marBottom w:val="0"/>
          <w:divBdr>
            <w:top w:val="none" w:sz="0" w:space="0" w:color="auto"/>
            <w:left w:val="none" w:sz="0" w:space="0" w:color="auto"/>
            <w:bottom w:val="none" w:sz="0" w:space="0" w:color="auto"/>
            <w:right w:val="none" w:sz="0" w:space="0" w:color="auto"/>
          </w:divBdr>
          <w:divsChild>
            <w:div w:id="132060885">
              <w:marLeft w:val="0"/>
              <w:marRight w:val="0"/>
              <w:marTop w:val="0"/>
              <w:marBottom w:val="0"/>
              <w:divBdr>
                <w:top w:val="none" w:sz="0" w:space="0" w:color="auto"/>
                <w:left w:val="none" w:sz="0" w:space="0" w:color="auto"/>
                <w:bottom w:val="single" w:sz="6" w:space="0" w:color="D4D4D5"/>
                <w:right w:val="single" w:sz="6" w:space="5" w:color="D4D4D5"/>
              </w:divBdr>
            </w:div>
            <w:div w:id="164710413">
              <w:marLeft w:val="0"/>
              <w:marRight w:val="0"/>
              <w:marTop w:val="0"/>
              <w:marBottom w:val="0"/>
              <w:divBdr>
                <w:top w:val="none" w:sz="0" w:space="0" w:color="auto"/>
                <w:left w:val="none" w:sz="0" w:space="0" w:color="auto"/>
                <w:bottom w:val="single" w:sz="6" w:space="0" w:color="D4D4D5"/>
                <w:right w:val="none" w:sz="0" w:space="0" w:color="auto"/>
              </w:divBdr>
            </w:div>
          </w:divsChild>
        </w:div>
        <w:div w:id="650795480">
          <w:marLeft w:val="0"/>
          <w:marRight w:val="0"/>
          <w:marTop w:val="0"/>
          <w:marBottom w:val="0"/>
          <w:divBdr>
            <w:top w:val="none" w:sz="0" w:space="0" w:color="auto"/>
            <w:left w:val="none" w:sz="0" w:space="0" w:color="auto"/>
            <w:bottom w:val="none" w:sz="0" w:space="0" w:color="auto"/>
            <w:right w:val="none" w:sz="0" w:space="0" w:color="auto"/>
          </w:divBdr>
          <w:divsChild>
            <w:div w:id="298195952">
              <w:marLeft w:val="0"/>
              <w:marRight w:val="0"/>
              <w:marTop w:val="0"/>
              <w:marBottom w:val="0"/>
              <w:divBdr>
                <w:top w:val="none" w:sz="0" w:space="0" w:color="auto"/>
                <w:left w:val="none" w:sz="0" w:space="0" w:color="auto"/>
                <w:bottom w:val="single" w:sz="6" w:space="0" w:color="D4D4D5"/>
                <w:right w:val="single" w:sz="6" w:space="5" w:color="D4D4D5"/>
              </w:divBdr>
            </w:div>
            <w:div w:id="1165558768">
              <w:marLeft w:val="0"/>
              <w:marRight w:val="0"/>
              <w:marTop w:val="0"/>
              <w:marBottom w:val="0"/>
              <w:divBdr>
                <w:top w:val="none" w:sz="0" w:space="0" w:color="auto"/>
                <w:left w:val="none" w:sz="0" w:space="0" w:color="auto"/>
                <w:bottom w:val="single" w:sz="6" w:space="0" w:color="D4D4D5"/>
                <w:right w:val="none" w:sz="0" w:space="0" w:color="auto"/>
              </w:divBdr>
            </w:div>
          </w:divsChild>
        </w:div>
        <w:div w:id="682901360">
          <w:marLeft w:val="0"/>
          <w:marRight w:val="0"/>
          <w:marTop w:val="0"/>
          <w:marBottom w:val="0"/>
          <w:divBdr>
            <w:top w:val="none" w:sz="0" w:space="0" w:color="auto"/>
            <w:left w:val="none" w:sz="0" w:space="0" w:color="auto"/>
            <w:bottom w:val="none" w:sz="0" w:space="0" w:color="auto"/>
            <w:right w:val="none" w:sz="0" w:space="0" w:color="auto"/>
          </w:divBdr>
          <w:divsChild>
            <w:div w:id="1092509532">
              <w:marLeft w:val="0"/>
              <w:marRight w:val="0"/>
              <w:marTop w:val="0"/>
              <w:marBottom w:val="0"/>
              <w:divBdr>
                <w:top w:val="none" w:sz="0" w:space="0" w:color="auto"/>
                <w:left w:val="none" w:sz="0" w:space="0" w:color="auto"/>
                <w:bottom w:val="single" w:sz="6" w:space="0" w:color="D4D4D5"/>
                <w:right w:val="single" w:sz="6" w:space="5" w:color="D4D4D5"/>
              </w:divBdr>
            </w:div>
            <w:div w:id="1818642968">
              <w:marLeft w:val="0"/>
              <w:marRight w:val="0"/>
              <w:marTop w:val="0"/>
              <w:marBottom w:val="0"/>
              <w:divBdr>
                <w:top w:val="none" w:sz="0" w:space="0" w:color="auto"/>
                <w:left w:val="none" w:sz="0" w:space="0" w:color="auto"/>
                <w:bottom w:val="single" w:sz="6" w:space="0" w:color="D4D4D5"/>
                <w:right w:val="none" w:sz="0" w:space="0" w:color="auto"/>
              </w:divBdr>
            </w:div>
          </w:divsChild>
        </w:div>
        <w:div w:id="928392846">
          <w:marLeft w:val="0"/>
          <w:marRight w:val="0"/>
          <w:marTop w:val="0"/>
          <w:marBottom w:val="0"/>
          <w:divBdr>
            <w:top w:val="none" w:sz="0" w:space="0" w:color="auto"/>
            <w:left w:val="none" w:sz="0" w:space="0" w:color="auto"/>
            <w:bottom w:val="none" w:sz="0" w:space="0" w:color="auto"/>
            <w:right w:val="none" w:sz="0" w:space="0" w:color="auto"/>
          </w:divBdr>
          <w:divsChild>
            <w:div w:id="1039284133">
              <w:marLeft w:val="0"/>
              <w:marRight w:val="0"/>
              <w:marTop w:val="0"/>
              <w:marBottom w:val="0"/>
              <w:divBdr>
                <w:top w:val="none" w:sz="0" w:space="0" w:color="auto"/>
                <w:left w:val="none" w:sz="0" w:space="0" w:color="auto"/>
                <w:bottom w:val="single" w:sz="6" w:space="0" w:color="D4D4D5"/>
                <w:right w:val="single" w:sz="6" w:space="5" w:color="D4D4D5"/>
              </w:divBdr>
            </w:div>
            <w:div w:id="1369068117">
              <w:marLeft w:val="0"/>
              <w:marRight w:val="0"/>
              <w:marTop w:val="0"/>
              <w:marBottom w:val="0"/>
              <w:divBdr>
                <w:top w:val="none" w:sz="0" w:space="0" w:color="auto"/>
                <w:left w:val="none" w:sz="0" w:space="0" w:color="auto"/>
                <w:bottom w:val="single" w:sz="6" w:space="0" w:color="D4D4D5"/>
                <w:right w:val="none" w:sz="0" w:space="0" w:color="auto"/>
              </w:divBdr>
            </w:div>
          </w:divsChild>
        </w:div>
        <w:div w:id="1037587350">
          <w:marLeft w:val="0"/>
          <w:marRight w:val="0"/>
          <w:marTop w:val="0"/>
          <w:marBottom w:val="0"/>
          <w:divBdr>
            <w:top w:val="none" w:sz="0" w:space="0" w:color="auto"/>
            <w:left w:val="none" w:sz="0" w:space="0" w:color="auto"/>
            <w:bottom w:val="none" w:sz="0" w:space="0" w:color="auto"/>
            <w:right w:val="none" w:sz="0" w:space="0" w:color="auto"/>
          </w:divBdr>
          <w:divsChild>
            <w:div w:id="1357384914">
              <w:marLeft w:val="0"/>
              <w:marRight w:val="0"/>
              <w:marTop w:val="0"/>
              <w:marBottom w:val="0"/>
              <w:divBdr>
                <w:top w:val="none" w:sz="0" w:space="0" w:color="auto"/>
                <w:left w:val="none" w:sz="0" w:space="0" w:color="auto"/>
                <w:bottom w:val="single" w:sz="6" w:space="0" w:color="D4D4D5"/>
                <w:right w:val="single" w:sz="6" w:space="5" w:color="D4D4D5"/>
              </w:divBdr>
            </w:div>
            <w:div w:id="1485973458">
              <w:marLeft w:val="0"/>
              <w:marRight w:val="0"/>
              <w:marTop w:val="0"/>
              <w:marBottom w:val="0"/>
              <w:divBdr>
                <w:top w:val="none" w:sz="0" w:space="0" w:color="auto"/>
                <w:left w:val="none" w:sz="0" w:space="0" w:color="auto"/>
                <w:bottom w:val="single" w:sz="6" w:space="0" w:color="D4D4D5"/>
                <w:right w:val="none" w:sz="0" w:space="0" w:color="auto"/>
              </w:divBdr>
            </w:div>
          </w:divsChild>
        </w:div>
        <w:div w:id="1258832415">
          <w:marLeft w:val="0"/>
          <w:marRight w:val="0"/>
          <w:marTop w:val="0"/>
          <w:marBottom w:val="0"/>
          <w:divBdr>
            <w:top w:val="none" w:sz="0" w:space="0" w:color="auto"/>
            <w:left w:val="none" w:sz="0" w:space="0" w:color="auto"/>
            <w:bottom w:val="none" w:sz="0" w:space="0" w:color="auto"/>
            <w:right w:val="none" w:sz="0" w:space="0" w:color="auto"/>
          </w:divBdr>
          <w:divsChild>
            <w:div w:id="1306930768">
              <w:marLeft w:val="0"/>
              <w:marRight w:val="0"/>
              <w:marTop w:val="0"/>
              <w:marBottom w:val="0"/>
              <w:divBdr>
                <w:top w:val="none" w:sz="0" w:space="0" w:color="auto"/>
                <w:left w:val="none" w:sz="0" w:space="0" w:color="auto"/>
                <w:bottom w:val="single" w:sz="6" w:space="0" w:color="D4D4D5"/>
                <w:right w:val="single" w:sz="6" w:space="5" w:color="D4D4D5"/>
              </w:divBdr>
            </w:div>
            <w:div w:id="1541866094">
              <w:marLeft w:val="0"/>
              <w:marRight w:val="0"/>
              <w:marTop w:val="0"/>
              <w:marBottom w:val="0"/>
              <w:divBdr>
                <w:top w:val="none" w:sz="0" w:space="0" w:color="auto"/>
                <w:left w:val="none" w:sz="0" w:space="0" w:color="auto"/>
                <w:bottom w:val="single" w:sz="6" w:space="0" w:color="D4D4D5"/>
                <w:right w:val="none" w:sz="0" w:space="0" w:color="auto"/>
              </w:divBdr>
            </w:div>
          </w:divsChild>
        </w:div>
        <w:div w:id="1313949690">
          <w:marLeft w:val="0"/>
          <w:marRight w:val="0"/>
          <w:marTop w:val="0"/>
          <w:marBottom w:val="0"/>
          <w:divBdr>
            <w:top w:val="none" w:sz="0" w:space="0" w:color="auto"/>
            <w:left w:val="none" w:sz="0" w:space="0" w:color="auto"/>
            <w:bottom w:val="none" w:sz="0" w:space="0" w:color="auto"/>
            <w:right w:val="none" w:sz="0" w:space="0" w:color="auto"/>
          </w:divBdr>
          <w:divsChild>
            <w:div w:id="551037503">
              <w:marLeft w:val="0"/>
              <w:marRight w:val="0"/>
              <w:marTop w:val="0"/>
              <w:marBottom w:val="0"/>
              <w:divBdr>
                <w:top w:val="none" w:sz="0" w:space="0" w:color="auto"/>
                <w:left w:val="none" w:sz="0" w:space="0" w:color="auto"/>
                <w:bottom w:val="single" w:sz="6" w:space="0" w:color="D4D4D5"/>
                <w:right w:val="single" w:sz="6" w:space="5" w:color="D4D4D5"/>
              </w:divBdr>
            </w:div>
            <w:div w:id="1436363667">
              <w:marLeft w:val="0"/>
              <w:marRight w:val="0"/>
              <w:marTop w:val="0"/>
              <w:marBottom w:val="0"/>
              <w:divBdr>
                <w:top w:val="none" w:sz="0" w:space="0" w:color="auto"/>
                <w:left w:val="none" w:sz="0" w:space="0" w:color="auto"/>
                <w:bottom w:val="single" w:sz="6" w:space="0" w:color="D4D4D5"/>
                <w:right w:val="none" w:sz="0" w:space="0" w:color="auto"/>
              </w:divBdr>
            </w:div>
          </w:divsChild>
        </w:div>
        <w:div w:id="1577591697">
          <w:marLeft w:val="0"/>
          <w:marRight w:val="0"/>
          <w:marTop w:val="0"/>
          <w:marBottom w:val="0"/>
          <w:divBdr>
            <w:top w:val="none" w:sz="0" w:space="0" w:color="auto"/>
            <w:left w:val="none" w:sz="0" w:space="0" w:color="auto"/>
            <w:bottom w:val="none" w:sz="0" w:space="0" w:color="auto"/>
            <w:right w:val="none" w:sz="0" w:space="0" w:color="auto"/>
          </w:divBdr>
          <w:divsChild>
            <w:div w:id="355232324">
              <w:marLeft w:val="0"/>
              <w:marRight w:val="0"/>
              <w:marTop w:val="0"/>
              <w:marBottom w:val="0"/>
              <w:divBdr>
                <w:top w:val="none" w:sz="0" w:space="0" w:color="auto"/>
                <w:left w:val="none" w:sz="0" w:space="0" w:color="auto"/>
                <w:bottom w:val="single" w:sz="6" w:space="0" w:color="D4D4D5"/>
                <w:right w:val="none" w:sz="0" w:space="0" w:color="auto"/>
              </w:divBdr>
            </w:div>
            <w:div w:id="1583296239">
              <w:marLeft w:val="0"/>
              <w:marRight w:val="0"/>
              <w:marTop w:val="0"/>
              <w:marBottom w:val="0"/>
              <w:divBdr>
                <w:top w:val="none" w:sz="0" w:space="0" w:color="auto"/>
                <w:left w:val="none" w:sz="0" w:space="0" w:color="auto"/>
                <w:bottom w:val="single" w:sz="6" w:space="0" w:color="D4D4D5"/>
                <w:right w:val="single" w:sz="6" w:space="5" w:color="D4D4D5"/>
              </w:divBdr>
            </w:div>
          </w:divsChild>
        </w:div>
        <w:div w:id="1662657731">
          <w:marLeft w:val="0"/>
          <w:marRight w:val="0"/>
          <w:marTop w:val="0"/>
          <w:marBottom w:val="0"/>
          <w:divBdr>
            <w:top w:val="none" w:sz="0" w:space="0" w:color="auto"/>
            <w:left w:val="none" w:sz="0" w:space="0" w:color="auto"/>
            <w:bottom w:val="none" w:sz="0" w:space="0" w:color="auto"/>
            <w:right w:val="none" w:sz="0" w:space="0" w:color="auto"/>
          </w:divBdr>
          <w:divsChild>
            <w:div w:id="512501598">
              <w:marLeft w:val="0"/>
              <w:marRight w:val="0"/>
              <w:marTop w:val="0"/>
              <w:marBottom w:val="0"/>
              <w:divBdr>
                <w:top w:val="none" w:sz="0" w:space="0" w:color="auto"/>
                <w:left w:val="none" w:sz="0" w:space="0" w:color="auto"/>
                <w:bottom w:val="single" w:sz="6" w:space="0" w:color="D4D4D5"/>
                <w:right w:val="single" w:sz="6" w:space="5" w:color="D4D4D5"/>
              </w:divBdr>
            </w:div>
            <w:div w:id="1163618734">
              <w:marLeft w:val="0"/>
              <w:marRight w:val="0"/>
              <w:marTop w:val="0"/>
              <w:marBottom w:val="0"/>
              <w:divBdr>
                <w:top w:val="none" w:sz="0" w:space="0" w:color="auto"/>
                <w:left w:val="none" w:sz="0" w:space="0" w:color="auto"/>
                <w:bottom w:val="single" w:sz="6" w:space="0" w:color="D4D4D5"/>
                <w:right w:val="none" w:sz="0" w:space="0" w:color="auto"/>
              </w:divBdr>
            </w:div>
          </w:divsChild>
        </w:div>
        <w:div w:id="1770664589">
          <w:marLeft w:val="0"/>
          <w:marRight w:val="0"/>
          <w:marTop w:val="0"/>
          <w:marBottom w:val="0"/>
          <w:divBdr>
            <w:top w:val="none" w:sz="0" w:space="0" w:color="auto"/>
            <w:left w:val="none" w:sz="0" w:space="0" w:color="auto"/>
            <w:bottom w:val="none" w:sz="0" w:space="0" w:color="auto"/>
            <w:right w:val="none" w:sz="0" w:space="0" w:color="auto"/>
          </w:divBdr>
          <w:divsChild>
            <w:div w:id="1276250241">
              <w:marLeft w:val="0"/>
              <w:marRight w:val="0"/>
              <w:marTop w:val="0"/>
              <w:marBottom w:val="0"/>
              <w:divBdr>
                <w:top w:val="none" w:sz="0" w:space="0" w:color="auto"/>
                <w:left w:val="none" w:sz="0" w:space="0" w:color="auto"/>
                <w:bottom w:val="single" w:sz="6" w:space="0" w:color="D4D4D5"/>
                <w:right w:val="single" w:sz="6" w:space="5" w:color="D4D4D5"/>
              </w:divBdr>
            </w:div>
            <w:div w:id="1467434008">
              <w:marLeft w:val="0"/>
              <w:marRight w:val="0"/>
              <w:marTop w:val="0"/>
              <w:marBottom w:val="0"/>
              <w:divBdr>
                <w:top w:val="none" w:sz="0" w:space="0" w:color="auto"/>
                <w:left w:val="none" w:sz="0" w:space="0" w:color="auto"/>
                <w:bottom w:val="single" w:sz="6" w:space="0" w:color="D4D4D5"/>
                <w:right w:val="none" w:sz="0" w:space="0" w:color="auto"/>
              </w:divBdr>
            </w:div>
          </w:divsChild>
        </w:div>
        <w:div w:id="1965844824">
          <w:marLeft w:val="0"/>
          <w:marRight w:val="0"/>
          <w:marTop w:val="0"/>
          <w:marBottom w:val="0"/>
          <w:divBdr>
            <w:top w:val="none" w:sz="0" w:space="0" w:color="auto"/>
            <w:left w:val="none" w:sz="0" w:space="0" w:color="auto"/>
            <w:bottom w:val="none" w:sz="0" w:space="0" w:color="auto"/>
            <w:right w:val="none" w:sz="0" w:space="0" w:color="auto"/>
          </w:divBdr>
          <w:divsChild>
            <w:div w:id="1164854333">
              <w:marLeft w:val="0"/>
              <w:marRight w:val="0"/>
              <w:marTop w:val="0"/>
              <w:marBottom w:val="0"/>
              <w:divBdr>
                <w:top w:val="none" w:sz="0" w:space="0" w:color="auto"/>
                <w:left w:val="none" w:sz="0" w:space="0" w:color="auto"/>
                <w:bottom w:val="single" w:sz="6" w:space="0" w:color="D4D4D5"/>
                <w:right w:val="single" w:sz="6" w:space="5" w:color="D4D4D5"/>
              </w:divBdr>
            </w:div>
            <w:div w:id="1983457186">
              <w:marLeft w:val="0"/>
              <w:marRight w:val="0"/>
              <w:marTop w:val="0"/>
              <w:marBottom w:val="0"/>
              <w:divBdr>
                <w:top w:val="none" w:sz="0" w:space="0" w:color="auto"/>
                <w:left w:val="none" w:sz="0" w:space="0" w:color="auto"/>
                <w:bottom w:val="single" w:sz="6" w:space="0" w:color="D4D4D5"/>
                <w:right w:val="none" w:sz="0" w:space="0" w:color="auto"/>
              </w:divBdr>
            </w:div>
          </w:divsChild>
        </w:div>
        <w:div w:id="2044623197">
          <w:marLeft w:val="0"/>
          <w:marRight w:val="0"/>
          <w:marTop w:val="0"/>
          <w:marBottom w:val="0"/>
          <w:divBdr>
            <w:top w:val="none" w:sz="0" w:space="0" w:color="auto"/>
            <w:left w:val="none" w:sz="0" w:space="0" w:color="auto"/>
            <w:bottom w:val="none" w:sz="0" w:space="0" w:color="auto"/>
            <w:right w:val="none" w:sz="0" w:space="0" w:color="auto"/>
          </w:divBdr>
          <w:divsChild>
            <w:div w:id="943541647">
              <w:marLeft w:val="0"/>
              <w:marRight w:val="0"/>
              <w:marTop w:val="0"/>
              <w:marBottom w:val="0"/>
              <w:divBdr>
                <w:top w:val="none" w:sz="0" w:space="0" w:color="auto"/>
                <w:left w:val="none" w:sz="0" w:space="0" w:color="auto"/>
                <w:bottom w:val="single" w:sz="6" w:space="0" w:color="D4D4D5"/>
                <w:right w:val="none" w:sz="0" w:space="0" w:color="auto"/>
              </w:divBdr>
            </w:div>
            <w:div w:id="1608004066">
              <w:marLeft w:val="0"/>
              <w:marRight w:val="0"/>
              <w:marTop w:val="0"/>
              <w:marBottom w:val="0"/>
              <w:divBdr>
                <w:top w:val="none" w:sz="0" w:space="0" w:color="auto"/>
                <w:left w:val="none" w:sz="0" w:space="0" w:color="auto"/>
                <w:bottom w:val="single" w:sz="6" w:space="0" w:color="D4D4D5"/>
                <w:right w:val="single" w:sz="6" w:space="5" w:color="D4D4D5"/>
              </w:divBdr>
            </w:div>
          </w:divsChild>
        </w:div>
      </w:divsChild>
    </w:div>
    <w:div w:id="413403214">
      <w:bodyDiv w:val="1"/>
      <w:marLeft w:val="0"/>
      <w:marRight w:val="0"/>
      <w:marTop w:val="0"/>
      <w:marBottom w:val="0"/>
      <w:divBdr>
        <w:top w:val="none" w:sz="0" w:space="0" w:color="auto"/>
        <w:left w:val="none" w:sz="0" w:space="0" w:color="auto"/>
        <w:bottom w:val="none" w:sz="0" w:space="0" w:color="auto"/>
        <w:right w:val="none" w:sz="0" w:space="0" w:color="auto"/>
      </w:divBdr>
    </w:div>
    <w:div w:id="415367649">
      <w:bodyDiv w:val="1"/>
      <w:marLeft w:val="0"/>
      <w:marRight w:val="0"/>
      <w:marTop w:val="0"/>
      <w:marBottom w:val="0"/>
      <w:divBdr>
        <w:top w:val="none" w:sz="0" w:space="0" w:color="auto"/>
        <w:left w:val="none" w:sz="0" w:space="0" w:color="auto"/>
        <w:bottom w:val="none" w:sz="0" w:space="0" w:color="auto"/>
        <w:right w:val="none" w:sz="0" w:space="0" w:color="auto"/>
      </w:divBdr>
    </w:div>
    <w:div w:id="421799295">
      <w:bodyDiv w:val="1"/>
      <w:marLeft w:val="0"/>
      <w:marRight w:val="0"/>
      <w:marTop w:val="0"/>
      <w:marBottom w:val="0"/>
      <w:divBdr>
        <w:top w:val="none" w:sz="0" w:space="0" w:color="auto"/>
        <w:left w:val="none" w:sz="0" w:space="0" w:color="auto"/>
        <w:bottom w:val="none" w:sz="0" w:space="0" w:color="auto"/>
        <w:right w:val="none" w:sz="0" w:space="0" w:color="auto"/>
      </w:divBdr>
    </w:div>
    <w:div w:id="423501788">
      <w:bodyDiv w:val="1"/>
      <w:marLeft w:val="0"/>
      <w:marRight w:val="0"/>
      <w:marTop w:val="0"/>
      <w:marBottom w:val="0"/>
      <w:divBdr>
        <w:top w:val="none" w:sz="0" w:space="0" w:color="auto"/>
        <w:left w:val="none" w:sz="0" w:space="0" w:color="auto"/>
        <w:bottom w:val="none" w:sz="0" w:space="0" w:color="auto"/>
        <w:right w:val="none" w:sz="0" w:space="0" w:color="auto"/>
      </w:divBdr>
    </w:div>
    <w:div w:id="425881413">
      <w:bodyDiv w:val="1"/>
      <w:marLeft w:val="0"/>
      <w:marRight w:val="0"/>
      <w:marTop w:val="0"/>
      <w:marBottom w:val="0"/>
      <w:divBdr>
        <w:top w:val="none" w:sz="0" w:space="0" w:color="auto"/>
        <w:left w:val="none" w:sz="0" w:space="0" w:color="auto"/>
        <w:bottom w:val="none" w:sz="0" w:space="0" w:color="auto"/>
        <w:right w:val="none" w:sz="0" w:space="0" w:color="auto"/>
      </w:divBdr>
    </w:div>
    <w:div w:id="428282877">
      <w:bodyDiv w:val="1"/>
      <w:marLeft w:val="0"/>
      <w:marRight w:val="0"/>
      <w:marTop w:val="0"/>
      <w:marBottom w:val="0"/>
      <w:divBdr>
        <w:top w:val="none" w:sz="0" w:space="0" w:color="auto"/>
        <w:left w:val="none" w:sz="0" w:space="0" w:color="auto"/>
        <w:bottom w:val="none" w:sz="0" w:space="0" w:color="auto"/>
        <w:right w:val="none" w:sz="0" w:space="0" w:color="auto"/>
      </w:divBdr>
    </w:div>
    <w:div w:id="432627071">
      <w:bodyDiv w:val="1"/>
      <w:marLeft w:val="0"/>
      <w:marRight w:val="0"/>
      <w:marTop w:val="0"/>
      <w:marBottom w:val="0"/>
      <w:divBdr>
        <w:top w:val="none" w:sz="0" w:space="0" w:color="auto"/>
        <w:left w:val="none" w:sz="0" w:space="0" w:color="auto"/>
        <w:bottom w:val="none" w:sz="0" w:space="0" w:color="auto"/>
        <w:right w:val="none" w:sz="0" w:space="0" w:color="auto"/>
      </w:divBdr>
    </w:div>
    <w:div w:id="446699540">
      <w:bodyDiv w:val="1"/>
      <w:marLeft w:val="0"/>
      <w:marRight w:val="0"/>
      <w:marTop w:val="0"/>
      <w:marBottom w:val="0"/>
      <w:divBdr>
        <w:top w:val="none" w:sz="0" w:space="0" w:color="auto"/>
        <w:left w:val="none" w:sz="0" w:space="0" w:color="auto"/>
        <w:bottom w:val="none" w:sz="0" w:space="0" w:color="auto"/>
        <w:right w:val="none" w:sz="0" w:space="0" w:color="auto"/>
      </w:divBdr>
    </w:div>
    <w:div w:id="449515333">
      <w:bodyDiv w:val="1"/>
      <w:marLeft w:val="0"/>
      <w:marRight w:val="0"/>
      <w:marTop w:val="0"/>
      <w:marBottom w:val="0"/>
      <w:divBdr>
        <w:top w:val="none" w:sz="0" w:space="0" w:color="auto"/>
        <w:left w:val="none" w:sz="0" w:space="0" w:color="auto"/>
        <w:bottom w:val="none" w:sz="0" w:space="0" w:color="auto"/>
        <w:right w:val="none" w:sz="0" w:space="0" w:color="auto"/>
      </w:divBdr>
    </w:div>
    <w:div w:id="450245275">
      <w:bodyDiv w:val="1"/>
      <w:marLeft w:val="0"/>
      <w:marRight w:val="0"/>
      <w:marTop w:val="0"/>
      <w:marBottom w:val="0"/>
      <w:divBdr>
        <w:top w:val="none" w:sz="0" w:space="0" w:color="auto"/>
        <w:left w:val="none" w:sz="0" w:space="0" w:color="auto"/>
        <w:bottom w:val="none" w:sz="0" w:space="0" w:color="auto"/>
        <w:right w:val="none" w:sz="0" w:space="0" w:color="auto"/>
      </w:divBdr>
    </w:div>
    <w:div w:id="451243232">
      <w:bodyDiv w:val="1"/>
      <w:marLeft w:val="0"/>
      <w:marRight w:val="0"/>
      <w:marTop w:val="0"/>
      <w:marBottom w:val="0"/>
      <w:divBdr>
        <w:top w:val="none" w:sz="0" w:space="0" w:color="auto"/>
        <w:left w:val="none" w:sz="0" w:space="0" w:color="auto"/>
        <w:bottom w:val="none" w:sz="0" w:space="0" w:color="auto"/>
        <w:right w:val="none" w:sz="0" w:space="0" w:color="auto"/>
      </w:divBdr>
    </w:div>
    <w:div w:id="454100591">
      <w:bodyDiv w:val="1"/>
      <w:marLeft w:val="0"/>
      <w:marRight w:val="0"/>
      <w:marTop w:val="0"/>
      <w:marBottom w:val="0"/>
      <w:divBdr>
        <w:top w:val="none" w:sz="0" w:space="0" w:color="auto"/>
        <w:left w:val="none" w:sz="0" w:space="0" w:color="auto"/>
        <w:bottom w:val="none" w:sz="0" w:space="0" w:color="auto"/>
        <w:right w:val="none" w:sz="0" w:space="0" w:color="auto"/>
      </w:divBdr>
    </w:div>
    <w:div w:id="456721436">
      <w:bodyDiv w:val="1"/>
      <w:marLeft w:val="0"/>
      <w:marRight w:val="0"/>
      <w:marTop w:val="0"/>
      <w:marBottom w:val="0"/>
      <w:divBdr>
        <w:top w:val="none" w:sz="0" w:space="0" w:color="auto"/>
        <w:left w:val="none" w:sz="0" w:space="0" w:color="auto"/>
        <w:bottom w:val="none" w:sz="0" w:space="0" w:color="auto"/>
        <w:right w:val="none" w:sz="0" w:space="0" w:color="auto"/>
      </w:divBdr>
    </w:div>
    <w:div w:id="457996698">
      <w:bodyDiv w:val="1"/>
      <w:marLeft w:val="0"/>
      <w:marRight w:val="0"/>
      <w:marTop w:val="0"/>
      <w:marBottom w:val="0"/>
      <w:divBdr>
        <w:top w:val="none" w:sz="0" w:space="0" w:color="auto"/>
        <w:left w:val="none" w:sz="0" w:space="0" w:color="auto"/>
        <w:bottom w:val="none" w:sz="0" w:space="0" w:color="auto"/>
        <w:right w:val="none" w:sz="0" w:space="0" w:color="auto"/>
      </w:divBdr>
    </w:div>
    <w:div w:id="459110164">
      <w:bodyDiv w:val="1"/>
      <w:marLeft w:val="0"/>
      <w:marRight w:val="0"/>
      <w:marTop w:val="0"/>
      <w:marBottom w:val="0"/>
      <w:divBdr>
        <w:top w:val="none" w:sz="0" w:space="0" w:color="auto"/>
        <w:left w:val="none" w:sz="0" w:space="0" w:color="auto"/>
        <w:bottom w:val="none" w:sz="0" w:space="0" w:color="auto"/>
        <w:right w:val="none" w:sz="0" w:space="0" w:color="auto"/>
      </w:divBdr>
    </w:div>
    <w:div w:id="462970700">
      <w:bodyDiv w:val="1"/>
      <w:marLeft w:val="0"/>
      <w:marRight w:val="0"/>
      <w:marTop w:val="0"/>
      <w:marBottom w:val="0"/>
      <w:divBdr>
        <w:top w:val="none" w:sz="0" w:space="0" w:color="auto"/>
        <w:left w:val="none" w:sz="0" w:space="0" w:color="auto"/>
        <w:bottom w:val="none" w:sz="0" w:space="0" w:color="auto"/>
        <w:right w:val="none" w:sz="0" w:space="0" w:color="auto"/>
      </w:divBdr>
    </w:div>
    <w:div w:id="466780129">
      <w:bodyDiv w:val="1"/>
      <w:marLeft w:val="0"/>
      <w:marRight w:val="0"/>
      <w:marTop w:val="0"/>
      <w:marBottom w:val="0"/>
      <w:divBdr>
        <w:top w:val="none" w:sz="0" w:space="0" w:color="auto"/>
        <w:left w:val="none" w:sz="0" w:space="0" w:color="auto"/>
        <w:bottom w:val="none" w:sz="0" w:space="0" w:color="auto"/>
        <w:right w:val="none" w:sz="0" w:space="0" w:color="auto"/>
      </w:divBdr>
    </w:div>
    <w:div w:id="467749729">
      <w:bodyDiv w:val="1"/>
      <w:marLeft w:val="0"/>
      <w:marRight w:val="0"/>
      <w:marTop w:val="0"/>
      <w:marBottom w:val="0"/>
      <w:divBdr>
        <w:top w:val="none" w:sz="0" w:space="0" w:color="auto"/>
        <w:left w:val="none" w:sz="0" w:space="0" w:color="auto"/>
        <w:bottom w:val="none" w:sz="0" w:space="0" w:color="auto"/>
        <w:right w:val="none" w:sz="0" w:space="0" w:color="auto"/>
      </w:divBdr>
    </w:div>
    <w:div w:id="468088933">
      <w:bodyDiv w:val="1"/>
      <w:marLeft w:val="0"/>
      <w:marRight w:val="0"/>
      <w:marTop w:val="0"/>
      <w:marBottom w:val="0"/>
      <w:divBdr>
        <w:top w:val="none" w:sz="0" w:space="0" w:color="auto"/>
        <w:left w:val="none" w:sz="0" w:space="0" w:color="auto"/>
        <w:bottom w:val="none" w:sz="0" w:space="0" w:color="auto"/>
        <w:right w:val="none" w:sz="0" w:space="0" w:color="auto"/>
      </w:divBdr>
    </w:div>
    <w:div w:id="468519476">
      <w:bodyDiv w:val="1"/>
      <w:marLeft w:val="0"/>
      <w:marRight w:val="0"/>
      <w:marTop w:val="0"/>
      <w:marBottom w:val="0"/>
      <w:divBdr>
        <w:top w:val="none" w:sz="0" w:space="0" w:color="auto"/>
        <w:left w:val="none" w:sz="0" w:space="0" w:color="auto"/>
        <w:bottom w:val="none" w:sz="0" w:space="0" w:color="auto"/>
        <w:right w:val="none" w:sz="0" w:space="0" w:color="auto"/>
      </w:divBdr>
    </w:div>
    <w:div w:id="470055465">
      <w:bodyDiv w:val="1"/>
      <w:marLeft w:val="0"/>
      <w:marRight w:val="0"/>
      <w:marTop w:val="0"/>
      <w:marBottom w:val="0"/>
      <w:divBdr>
        <w:top w:val="none" w:sz="0" w:space="0" w:color="auto"/>
        <w:left w:val="none" w:sz="0" w:space="0" w:color="auto"/>
        <w:bottom w:val="none" w:sz="0" w:space="0" w:color="auto"/>
        <w:right w:val="none" w:sz="0" w:space="0" w:color="auto"/>
      </w:divBdr>
    </w:div>
    <w:div w:id="474568143">
      <w:bodyDiv w:val="1"/>
      <w:marLeft w:val="0"/>
      <w:marRight w:val="0"/>
      <w:marTop w:val="0"/>
      <w:marBottom w:val="0"/>
      <w:divBdr>
        <w:top w:val="none" w:sz="0" w:space="0" w:color="auto"/>
        <w:left w:val="none" w:sz="0" w:space="0" w:color="auto"/>
        <w:bottom w:val="none" w:sz="0" w:space="0" w:color="auto"/>
        <w:right w:val="none" w:sz="0" w:space="0" w:color="auto"/>
      </w:divBdr>
    </w:div>
    <w:div w:id="484785636">
      <w:bodyDiv w:val="1"/>
      <w:marLeft w:val="0"/>
      <w:marRight w:val="0"/>
      <w:marTop w:val="0"/>
      <w:marBottom w:val="0"/>
      <w:divBdr>
        <w:top w:val="none" w:sz="0" w:space="0" w:color="auto"/>
        <w:left w:val="none" w:sz="0" w:space="0" w:color="auto"/>
        <w:bottom w:val="none" w:sz="0" w:space="0" w:color="auto"/>
        <w:right w:val="none" w:sz="0" w:space="0" w:color="auto"/>
      </w:divBdr>
    </w:div>
    <w:div w:id="484973546">
      <w:bodyDiv w:val="1"/>
      <w:marLeft w:val="0"/>
      <w:marRight w:val="0"/>
      <w:marTop w:val="0"/>
      <w:marBottom w:val="0"/>
      <w:divBdr>
        <w:top w:val="none" w:sz="0" w:space="0" w:color="auto"/>
        <w:left w:val="none" w:sz="0" w:space="0" w:color="auto"/>
        <w:bottom w:val="none" w:sz="0" w:space="0" w:color="auto"/>
        <w:right w:val="none" w:sz="0" w:space="0" w:color="auto"/>
      </w:divBdr>
    </w:div>
    <w:div w:id="486090224">
      <w:bodyDiv w:val="1"/>
      <w:marLeft w:val="0"/>
      <w:marRight w:val="0"/>
      <w:marTop w:val="0"/>
      <w:marBottom w:val="0"/>
      <w:divBdr>
        <w:top w:val="none" w:sz="0" w:space="0" w:color="auto"/>
        <w:left w:val="none" w:sz="0" w:space="0" w:color="auto"/>
        <w:bottom w:val="none" w:sz="0" w:space="0" w:color="auto"/>
        <w:right w:val="none" w:sz="0" w:space="0" w:color="auto"/>
      </w:divBdr>
    </w:div>
    <w:div w:id="490298093">
      <w:bodyDiv w:val="1"/>
      <w:marLeft w:val="0"/>
      <w:marRight w:val="0"/>
      <w:marTop w:val="0"/>
      <w:marBottom w:val="0"/>
      <w:divBdr>
        <w:top w:val="none" w:sz="0" w:space="0" w:color="auto"/>
        <w:left w:val="none" w:sz="0" w:space="0" w:color="auto"/>
        <w:bottom w:val="none" w:sz="0" w:space="0" w:color="auto"/>
        <w:right w:val="none" w:sz="0" w:space="0" w:color="auto"/>
      </w:divBdr>
    </w:div>
    <w:div w:id="492337204">
      <w:bodyDiv w:val="1"/>
      <w:marLeft w:val="0"/>
      <w:marRight w:val="0"/>
      <w:marTop w:val="0"/>
      <w:marBottom w:val="0"/>
      <w:divBdr>
        <w:top w:val="none" w:sz="0" w:space="0" w:color="auto"/>
        <w:left w:val="none" w:sz="0" w:space="0" w:color="auto"/>
        <w:bottom w:val="none" w:sz="0" w:space="0" w:color="auto"/>
        <w:right w:val="none" w:sz="0" w:space="0" w:color="auto"/>
      </w:divBdr>
    </w:div>
    <w:div w:id="495388324">
      <w:bodyDiv w:val="1"/>
      <w:marLeft w:val="0"/>
      <w:marRight w:val="0"/>
      <w:marTop w:val="0"/>
      <w:marBottom w:val="0"/>
      <w:divBdr>
        <w:top w:val="none" w:sz="0" w:space="0" w:color="auto"/>
        <w:left w:val="none" w:sz="0" w:space="0" w:color="auto"/>
        <w:bottom w:val="none" w:sz="0" w:space="0" w:color="auto"/>
        <w:right w:val="none" w:sz="0" w:space="0" w:color="auto"/>
      </w:divBdr>
    </w:div>
    <w:div w:id="501551766">
      <w:bodyDiv w:val="1"/>
      <w:marLeft w:val="0"/>
      <w:marRight w:val="0"/>
      <w:marTop w:val="0"/>
      <w:marBottom w:val="0"/>
      <w:divBdr>
        <w:top w:val="none" w:sz="0" w:space="0" w:color="auto"/>
        <w:left w:val="none" w:sz="0" w:space="0" w:color="auto"/>
        <w:bottom w:val="none" w:sz="0" w:space="0" w:color="auto"/>
        <w:right w:val="none" w:sz="0" w:space="0" w:color="auto"/>
      </w:divBdr>
    </w:div>
    <w:div w:id="502161161">
      <w:bodyDiv w:val="1"/>
      <w:marLeft w:val="0"/>
      <w:marRight w:val="0"/>
      <w:marTop w:val="0"/>
      <w:marBottom w:val="0"/>
      <w:divBdr>
        <w:top w:val="none" w:sz="0" w:space="0" w:color="auto"/>
        <w:left w:val="none" w:sz="0" w:space="0" w:color="auto"/>
        <w:bottom w:val="none" w:sz="0" w:space="0" w:color="auto"/>
        <w:right w:val="none" w:sz="0" w:space="0" w:color="auto"/>
      </w:divBdr>
    </w:div>
    <w:div w:id="502278105">
      <w:bodyDiv w:val="1"/>
      <w:marLeft w:val="0"/>
      <w:marRight w:val="0"/>
      <w:marTop w:val="0"/>
      <w:marBottom w:val="0"/>
      <w:divBdr>
        <w:top w:val="none" w:sz="0" w:space="0" w:color="auto"/>
        <w:left w:val="none" w:sz="0" w:space="0" w:color="auto"/>
        <w:bottom w:val="none" w:sz="0" w:space="0" w:color="auto"/>
        <w:right w:val="none" w:sz="0" w:space="0" w:color="auto"/>
      </w:divBdr>
    </w:div>
    <w:div w:id="502623189">
      <w:bodyDiv w:val="1"/>
      <w:marLeft w:val="0"/>
      <w:marRight w:val="0"/>
      <w:marTop w:val="0"/>
      <w:marBottom w:val="0"/>
      <w:divBdr>
        <w:top w:val="none" w:sz="0" w:space="0" w:color="auto"/>
        <w:left w:val="none" w:sz="0" w:space="0" w:color="auto"/>
        <w:bottom w:val="none" w:sz="0" w:space="0" w:color="auto"/>
        <w:right w:val="none" w:sz="0" w:space="0" w:color="auto"/>
      </w:divBdr>
    </w:div>
    <w:div w:id="504325921">
      <w:bodyDiv w:val="1"/>
      <w:marLeft w:val="0"/>
      <w:marRight w:val="0"/>
      <w:marTop w:val="0"/>
      <w:marBottom w:val="0"/>
      <w:divBdr>
        <w:top w:val="none" w:sz="0" w:space="0" w:color="auto"/>
        <w:left w:val="none" w:sz="0" w:space="0" w:color="auto"/>
        <w:bottom w:val="none" w:sz="0" w:space="0" w:color="auto"/>
        <w:right w:val="none" w:sz="0" w:space="0" w:color="auto"/>
      </w:divBdr>
    </w:div>
    <w:div w:id="505168796">
      <w:bodyDiv w:val="1"/>
      <w:marLeft w:val="0"/>
      <w:marRight w:val="0"/>
      <w:marTop w:val="0"/>
      <w:marBottom w:val="0"/>
      <w:divBdr>
        <w:top w:val="none" w:sz="0" w:space="0" w:color="auto"/>
        <w:left w:val="none" w:sz="0" w:space="0" w:color="auto"/>
        <w:bottom w:val="none" w:sz="0" w:space="0" w:color="auto"/>
        <w:right w:val="none" w:sz="0" w:space="0" w:color="auto"/>
      </w:divBdr>
    </w:div>
    <w:div w:id="505294098">
      <w:bodyDiv w:val="1"/>
      <w:marLeft w:val="0"/>
      <w:marRight w:val="0"/>
      <w:marTop w:val="0"/>
      <w:marBottom w:val="0"/>
      <w:divBdr>
        <w:top w:val="none" w:sz="0" w:space="0" w:color="auto"/>
        <w:left w:val="none" w:sz="0" w:space="0" w:color="auto"/>
        <w:bottom w:val="none" w:sz="0" w:space="0" w:color="auto"/>
        <w:right w:val="none" w:sz="0" w:space="0" w:color="auto"/>
      </w:divBdr>
    </w:div>
    <w:div w:id="506940717">
      <w:bodyDiv w:val="1"/>
      <w:marLeft w:val="0"/>
      <w:marRight w:val="0"/>
      <w:marTop w:val="0"/>
      <w:marBottom w:val="0"/>
      <w:divBdr>
        <w:top w:val="none" w:sz="0" w:space="0" w:color="auto"/>
        <w:left w:val="none" w:sz="0" w:space="0" w:color="auto"/>
        <w:bottom w:val="none" w:sz="0" w:space="0" w:color="auto"/>
        <w:right w:val="none" w:sz="0" w:space="0" w:color="auto"/>
      </w:divBdr>
    </w:div>
    <w:div w:id="514727509">
      <w:bodyDiv w:val="1"/>
      <w:marLeft w:val="0"/>
      <w:marRight w:val="0"/>
      <w:marTop w:val="0"/>
      <w:marBottom w:val="0"/>
      <w:divBdr>
        <w:top w:val="none" w:sz="0" w:space="0" w:color="auto"/>
        <w:left w:val="none" w:sz="0" w:space="0" w:color="auto"/>
        <w:bottom w:val="none" w:sz="0" w:space="0" w:color="auto"/>
        <w:right w:val="none" w:sz="0" w:space="0" w:color="auto"/>
      </w:divBdr>
    </w:div>
    <w:div w:id="523516221">
      <w:bodyDiv w:val="1"/>
      <w:marLeft w:val="0"/>
      <w:marRight w:val="0"/>
      <w:marTop w:val="0"/>
      <w:marBottom w:val="0"/>
      <w:divBdr>
        <w:top w:val="none" w:sz="0" w:space="0" w:color="auto"/>
        <w:left w:val="none" w:sz="0" w:space="0" w:color="auto"/>
        <w:bottom w:val="none" w:sz="0" w:space="0" w:color="auto"/>
        <w:right w:val="none" w:sz="0" w:space="0" w:color="auto"/>
      </w:divBdr>
    </w:div>
    <w:div w:id="523905954">
      <w:bodyDiv w:val="1"/>
      <w:marLeft w:val="0"/>
      <w:marRight w:val="0"/>
      <w:marTop w:val="0"/>
      <w:marBottom w:val="0"/>
      <w:divBdr>
        <w:top w:val="none" w:sz="0" w:space="0" w:color="auto"/>
        <w:left w:val="none" w:sz="0" w:space="0" w:color="auto"/>
        <w:bottom w:val="none" w:sz="0" w:space="0" w:color="auto"/>
        <w:right w:val="none" w:sz="0" w:space="0" w:color="auto"/>
      </w:divBdr>
    </w:div>
    <w:div w:id="530338393">
      <w:bodyDiv w:val="1"/>
      <w:marLeft w:val="0"/>
      <w:marRight w:val="0"/>
      <w:marTop w:val="0"/>
      <w:marBottom w:val="0"/>
      <w:divBdr>
        <w:top w:val="none" w:sz="0" w:space="0" w:color="auto"/>
        <w:left w:val="none" w:sz="0" w:space="0" w:color="auto"/>
        <w:bottom w:val="none" w:sz="0" w:space="0" w:color="auto"/>
        <w:right w:val="none" w:sz="0" w:space="0" w:color="auto"/>
      </w:divBdr>
    </w:div>
    <w:div w:id="532308843">
      <w:bodyDiv w:val="1"/>
      <w:marLeft w:val="0"/>
      <w:marRight w:val="0"/>
      <w:marTop w:val="0"/>
      <w:marBottom w:val="0"/>
      <w:divBdr>
        <w:top w:val="none" w:sz="0" w:space="0" w:color="auto"/>
        <w:left w:val="none" w:sz="0" w:space="0" w:color="auto"/>
        <w:bottom w:val="none" w:sz="0" w:space="0" w:color="auto"/>
        <w:right w:val="none" w:sz="0" w:space="0" w:color="auto"/>
      </w:divBdr>
    </w:div>
    <w:div w:id="536237337">
      <w:bodyDiv w:val="1"/>
      <w:marLeft w:val="0"/>
      <w:marRight w:val="0"/>
      <w:marTop w:val="0"/>
      <w:marBottom w:val="0"/>
      <w:divBdr>
        <w:top w:val="none" w:sz="0" w:space="0" w:color="auto"/>
        <w:left w:val="none" w:sz="0" w:space="0" w:color="auto"/>
        <w:bottom w:val="none" w:sz="0" w:space="0" w:color="auto"/>
        <w:right w:val="none" w:sz="0" w:space="0" w:color="auto"/>
      </w:divBdr>
    </w:div>
    <w:div w:id="538014445">
      <w:bodyDiv w:val="1"/>
      <w:marLeft w:val="0"/>
      <w:marRight w:val="0"/>
      <w:marTop w:val="0"/>
      <w:marBottom w:val="0"/>
      <w:divBdr>
        <w:top w:val="none" w:sz="0" w:space="0" w:color="auto"/>
        <w:left w:val="none" w:sz="0" w:space="0" w:color="auto"/>
        <w:bottom w:val="none" w:sz="0" w:space="0" w:color="auto"/>
        <w:right w:val="none" w:sz="0" w:space="0" w:color="auto"/>
      </w:divBdr>
    </w:div>
    <w:div w:id="538933390">
      <w:bodyDiv w:val="1"/>
      <w:marLeft w:val="0"/>
      <w:marRight w:val="0"/>
      <w:marTop w:val="0"/>
      <w:marBottom w:val="0"/>
      <w:divBdr>
        <w:top w:val="none" w:sz="0" w:space="0" w:color="auto"/>
        <w:left w:val="none" w:sz="0" w:space="0" w:color="auto"/>
        <w:bottom w:val="none" w:sz="0" w:space="0" w:color="auto"/>
        <w:right w:val="none" w:sz="0" w:space="0" w:color="auto"/>
      </w:divBdr>
    </w:div>
    <w:div w:id="540436879">
      <w:bodyDiv w:val="1"/>
      <w:marLeft w:val="0"/>
      <w:marRight w:val="0"/>
      <w:marTop w:val="0"/>
      <w:marBottom w:val="0"/>
      <w:divBdr>
        <w:top w:val="none" w:sz="0" w:space="0" w:color="auto"/>
        <w:left w:val="none" w:sz="0" w:space="0" w:color="auto"/>
        <w:bottom w:val="none" w:sz="0" w:space="0" w:color="auto"/>
        <w:right w:val="none" w:sz="0" w:space="0" w:color="auto"/>
      </w:divBdr>
    </w:div>
    <w:div w:id="540634468">
      <w:bodyDiv w:val="1"/>
      <w:marLeft w:val="0"/>
      <w:marRight w:val="0"/>
      <w:marTop w:val="0"/>
      <w:marBottom w:val="0"/>
      <w:divBdr>
        <w:top w:val="none" w:sz="0" w:space="0" w:color="auto"/>
        <w:left w:val="none" w:sz="0" w:space="0" w:color="auto"/>
        <w:bottom w:val="none" w:sz="0" w:space="0" w:color="auto"/>
        <w:right w:val="none" w:sz="0" w:space="0" w:color="auto"/>
      </w:divBdr>
    </w:div>
    <w:div w:id="542208330">
      <w:bodyDiv w:val="1"/>
      <w:marLeft w:val="0"/>
      <w:marRight w:val="0"/>
      <w:marTop w:val="0"/>
      <w:marBottom w:val="0"/>
      <w:divBdr>
        <w:top w:val="none" w:sz="0" w:space="0" w:color="auto"/>
        <w:left w:val="none" w:sz="0" w:space="0" w:color="auto"/>
        <w:bottom w:val="none" w:sz="0" w:space="0" w:color="auto"/>
        <w:right w:val="none" w:sz="0" w:space="0" w:color="auto"/>
      </w:divBdr>
    </w:div>
    <w:div w:id="547380391">
      <w:bodyDiv w:val="1"/>
      <w:marLeft w:val="0"/>
      <w:marRight w:val="0"/>
      <w:marTop w:val="0"/>
      <w:marBottom w:val="0"/>
      <w:divBdr>
        <w:top w:val="none" w:sz="0" w:space="0" w:color="auto"/>
        <w:left w:val="none" w:sz="0" w:space="0" w:color="auto"/>
        <w:bottom w:val="none" w:sz="0" w:space="0" w:color="auto"/>
        <w:right w:val="none" w:sz="0" w:space="0" w:color="auto"/>
      </w:divBdr>
    </w:div>
    <w:div w:id="550119851">
      <w:bodyDiv w:val="1"/>
      <w:marLeft w:val="0"/>
      <w:marRight w:val="0"/>
      <w:marTop w:val="0"/>
      <w:marBottom w:val="0"/>
      <w:divBdr>
        <w:top w:val="none" w:sz="0" w:space="0" w:color="auto"/>
        <w:left w:val="none" w:sz="0" w:space="0" w:color="auto"/>
        <w:bottom w:val="none" w:sz="0" w:space="0" w:color="auto"/>
        <w:right w:val="none" w:sz="0" w:space="0" w:color="auto"/>
      </w:divBdr>
    </w:div>
    <w:div w:id="555554315">
      <w:bodyDiv w:val="1"/>
      <w:marLeft w:val="0"/>
      <w:marRight w:val="0"/>
      <w:marTop w:val="0"/>
      <w:marBottom w:val="0"/>
      <w:divBdr>
        <w:top w:val="none" w:sz="0" w:space="0" w:color="auto"/>
        <w:left w:val="none" w:sz="0" w:space="0" w:color="auto"/>
        <w:bottom w:val="none" w:sz="0" w:space="0" w:color="auto"/>
        <w:right w:val="none" w:sz="0" w:space="0" w:color="auto"/>
      </w:divBdr>
    </w:div>
    <w:div w:id="560558249">
      <w:bodyDiv w:val="1"/>
      <w:marLeft w:val="0"/>
      <w:marRight w:val="0"/>
      <w:marTop w:val="0"/>
      <w:marBottom w:val="0"/>
      <w:divBdr>
        <w:top w:val="none" w:sz="0" w:space="0" w:color="auto"/>
        <w:left w:val="none" w:sz="0" w:space="0" w:color="auto"/>
        <w:bottom w:val="none" w:sz="0" w:space="0" w:color="auto"/>
        <w:right w:val="none" w:sz="0" w:space="0" w:color="auto"/>
      </w:divBdr>
    </w:div>
    <w:div w:id="561454127">
      <w:bodyDiv w:val="1"/>
      <w:marLeft w:val="0"/>
      <w:marRight w:val="0"/>
      <w:marTop w:val="0"/>
      <w:marBottom w:val="0"/>
      <w:divBdr>
        <w:top w:val="none" w:sz="0" w:space="0" w:color="auto"/>
        <w:left w:val="none" w:sz="0" w:space="0" w:color="auto"/>
        <w:bottom w:val="none" w:sz="0" w:space="0" w:color="auto"/>
        <w:right w:val="none" w:sz="0" w:space="0" w:color="auto"/>
      </w:divBdr>
    </w:div>
    <w:div w:id="562104896">
      <w:bodyDiv w:val="1"/>
      <w:marLeft w:val="0"/>
      <w:marRight w:val="0"/>
      <w:marTop w:val="0"/>
      <w:marBottom w:val="0"/>
      <w:divBdr>
        <w:top w:val="none" w:sz="0" w:space="0" w:color="auto"/>
        <w:left w:val="none" w:sz="0" w:space="0" w:color="auto"/>
        <w:bottom w:val="none" w:sz="0" w:space="0" w:color="auto"/>
        <w:right w:val="none" w:sz="0" w:space="0" w:color="auto"/>
      </w:divBdr>
    </w:div>
    <w:div w:id="562104964">
      <w:bodyDiv w:val="1"/>
      <w:marLeft w:val="0"/>
      <w:marRight w:val="0"/>
      <w:marTop w:val="0"/>
      <w:marBottom w:val="0"/>
      <w:divBdr>
        <w:top w:val="none" w:sz="0" w:space="0" w:color="auto"/>
        <w:left w:val="none" w:sz="0" w:space="0" w:color="auto"/>
        <w:bottom w:val="none" w:sz="0" w:space="0" w:color="auto"/>
        <w:right w:val="none" w:sz="0" w:space="0" w:color="auto"/>
      </w:divBdr>
    </w:div>
    <w:div w:id="566500187">
      <w:bodyDiv w:val="1"/>
      <w:marLeft w:val="0"/>
      <w:marRight w:val="0"/>
      <w:marTop w:val="0"/>
      <w:marBottom w:val="0"/>
      <w:divBdr>
        <w:top w:val="none" w:sz="0" w:space="0" w:color="auto"/>
        <w:left w:val="none" w:sz="0" w:space="0" w:color="auto"/>
        <w:bottom w:val="none" w:sz="0" w:space="0" w:color="auto"/>
        <w:right w:val="none" w:sz="0" w:space="0" w:color="auto"/>
      </w:divBdr>
    </w:div>
    <w:div w:id="567765263">
      <w:bodyDiv w:val="1"/>
      <w:marLeft w:val="0"/>
      <w:marRight w:val="0"/>
      <w:marTop w:val="0"/>
      <w:marBottom w:val="0"/>
      <w:divBdr>
        <w:top w:val="none" w:sz="0" w:space="0" w:color="auto"/>
        <w:left w:val="none" w:sz="0" w:space="0" w:color="auto"/>
        <w:bottom w:val="none" w:sz="0" w:space="0" w:color="auto"/>
        <w:right w:val="none" w:sz="0" w:space="0" w:color="auto"/>
      </w:divBdr>
    </w:div>
    <w:div w:id="571549858">
      <w:bodyDiv w:val="1"/>
      <w:marLeft w:val="0"/>
      <w:marRight w:val="0"/>
      <w:marTop w:val="0"/>
      <w:marBottom w:val="0"/>
      <w:divBdr>
        <w:top w:val="none" w:sz="0" w:space="0" w:color="auto"/>
        <w:left w:val="none" w:sz="0" w:space="0" w:color="auto"/>
        <w:bottom w:val="none" w:sz="0" w:space="0" w:color="auto"/>
        <w:right w:val="none" w:sz="0" w:space="0" w:color="auto"/>
      </w:divBdr>
    </w:div>
    <w:div w:id="573322010">
      <w:bodyDiv w:val="1"/>
      <w:marLeft w:val="0"/>
      <w:marRight w:val="0"/>
      <w:marTop w:val="0"/>
      <w:marBottom w:val="0"/>
      <w:divBdr>
        <w:top w:val="none" w:sz="0" w:space="0" w:color="auto"/>
        <w:left w:val="none" w:sz="0" w:space="0" w:color="auto"/>
        <w:bottom w:val="none" w:sz="0" w:space="0" w:color="auto"/>
        <w:right w:val="none" w:sz="0" w:space="0" w:color="auto"/>
      </w:divBdr>
    </w:div>
    <w:div w:id="578640438">
      <w:bodyDiv w:val="1"/>
      <w:marLeft w:val="0"/>
      <w:marRight w:val="0"/>
      <w:marTop w:val="0"/>
      <w:marBottom w:val="0"/>
      <w:divBdr>
        <w:top w:val="none" w:sz="0" w:space="0" w:color="auto"/>
        <w:left w:val="none" w:sz="0" w:space="0" w:color="auto"/>
        <w:bottom w:val="none" w:sz="0" w:space="0" w:color="auto"/>
        <w:right w:val="none" w:sz="0" w:space="0" w:color="auto"/>
      </w:divBdr>
    </w:div>
    <w:div w:id="578976482">
      <w:bodyDiv w:val="1"/>
      <w:marLeft w:val="0"/>
      <w:marRight w:val="0"/>
      <w:marTop w:val="0"/>
      <w:marBottom w:val="0"/>
      <w:divBdr>
        <w:top w:val="none" w:sz="0" w:space="0" w:color="auto"/>
        <w:left w:val="none" w:sz="0" w:space="0" w:color="auto"/>
        <w:bottom w:val="none" w:sz="0" w:space="0" w:color="auto"/>
        <w:right w:val="none" w:sz="0" w:space="0" w:color="auto"/>
      </w:divBdr>
    </w:div>
    <w:div w:id="579489936">
      <w:bodyDiv w:val="1"/>
      <w:marLeft w:val="0"/>
      <w:marRight w:val="0"/>
      <w:marTop w:val="0"/>
      <w:marBottom w:val="0"/>
      <w:divBdr>
        <w:top w:val="none" w:sz="0" w:space="0" w:color="auto"/>
        <w:left w:val="none" w:sz="0" w:space="0" w:color="auto"/>
        <w:bottom w:val="none" w:sz="0" w:space="0" w:color="auto"/>
        <w:right w:val="none" w:sz="0" w:space="0" w:color="auto"/>
      </w:divBdr>
    </w:div>
    <w:div w:id="579946742">
      <w:bodyDiv w:val="1"/>
      <w:marLeft w:val="0"/>
      <w:marRight w:val="0"/>
      <w:marTop w:val="0"/>
      <w:marBottom w:val="0"/>
      <w:divBdr>
        <w:top w:val="none" w:sz="0" w:space="0" w:color="auto"/>
        <w:left w:val="none" w:sz="0" w:space="0" w:color="auto"/>
        <w:bottom w:val="none" w:sz="0" w:space="0" w:color="auto"/>
        <w:right w:val="none" w:sz="0" w:space="0" w:color="auto"/>
      </w:divBdr>
    </w:div>
    <w:div w:id="586234775">
      <w:bodyDiv w:val="1"/>
      <w:marLeft w:val="0"/>
      <w:marRight w:val="0"/>
      <w:marTop w:val="0"/>
      <w:marBottom w:val="0"/>
      <w:divBdr>
        <w:top w:val="none" w:sz="0" w:space="0" w:color="auto"/>
        <w:left w:val="none" w:sz="0" w:space="0" w:color="auto"/>
        <w:bottom w:val="none" w:sz="0" w:space="0" w:color="auto"/>
        <w:right w:val="none" w:sz="0" w:space="0" w:color="auto"/>
      </w:divBdr>
    </w:div>
    <w:div w:id="586770177">
      <w:bodyDiv w:val="1"/>
      <w:marLeft w:val="0"/>
      <w:marRight w:val="0"/>
      <w:marTop w:val="0"/>
      <w:marBottom w:val="0"/>
      <w:divBdr>
        <w:top w:val="none" w:sz="0" w:space="0" w:color="auto"/>
        <w:left w:val="none" w:sz="0" w:space="0" w:color="auto"/>
        <w:bottom w:val="none" w:sz="0" w:space="0" w:color="auto"/>
        <w:right w:val="none" w:sz="0" w:space="0" w:color="auto"/>
      </w:divBdr>
    </w:div>
    <w:div w:id="588973921">
      <w:bodyDiv w:val="1"/>
      <w:marLeft w:val="0"/>
      <w:marRight w:val="0"/>
      <w:marTop w:val="0"/>
      <w:marBottom w:val="0"/>
      <w:divBdr>
        <w:top w:val="none" w:sz="0" w:space="0" w:color="auto"/>
        <w:left w:val="none" w:sz="0" w:space="0" w:color="auto"/>
        <w:bottom w:val="none" w:sz="0" w:space="0" w:color="auto"/>
        <w:right w:val="none" w:sz="0" w:space="0" w:color="auto"/>
      </w:divBdr>
    </w:div>
    <w:div w:id="595865502">
      <w:bodyDiv w:val="1"/>
      <w:marLeft w:val="0"/>
      <w:marRight w:val="0"/>
      <w:marTop w:val="0"/>
      <w:marBottom w:val="0"/>
      <w:divBdr>
        <w:top w:val="none" w:sz="0" w:space="0" w:color="auto"/>
        <w:left w:val="none" w:sz="0" w:space="0" w:color="auto"/>
        <w:bottom w:val="none" w:sz="0" w:space="0" w:color="auto"/>
        <w:right w:val="none" w:sz="0" w:space="0" w:color="auto"/>
      </w:divBdr>
    </w:div>
    <w:div w:id="598025959">
      <w:bodyDiv w:val="1"/>
      <w:marLeft w:val="0"/>
      <w:marRight w:val="0"/>
      <w:marTop w:val="0"/>
      <w:marBottom w:val="0"/>
      <w:divBdr>
        <w:top w:val="none" w:sz="0" w:space="0" w:color="auto"/>
        <w:left w:val="none" w:sz="0" w:space="0" w:color="auto"/>
        <w:bottom w:val="none" w:sz="0" w:space="0" w:color="auto"/>
        <w:right w:val="none" w:sz="0" w:space="0" w:color="auto"/>
      </w:divBdr>
    </w:div>
    <w:div w:id="598877742">
      <w:bodyDiv w:val="1"/>
      <w:marLeft w:val="0"/>
      <w:marRight w:val="0"/>
      <w:marTop w:val="0"/>
      <w:marBottom w:val="0"/>
      <w:divBdr>
        <w:top w:val="none" w:sz="0" w:space="0" w:color="auto"/>
        <w:left w:val="none" w:sz="0" w:space="0" w:color="auto"/>
        <w:bottom w:val="none" w:sz="0" w:space="0" w:color="auto"/>
        <w:right w:val="none" w:sz="0" w:space="0" w:color="auto"/>
      </w:divBdr>
    </w:div>
    <w:div w:id="601186672">
      <w:bodyDiv w:val="1"/>
      <w:marLeft w:val="0"/>
      <w:marRight w:val="0"/>
      <w:marTop w:val="0"/>
      <w:marBottom w:val="0"/>
      <w:divBdr>
        <w:top w:val="none" w:sz="0" w:space="0" w:color="auto"/>
        <w:left w:val="none" w:sz="0" w:space="0" w:color="auto"/>
        <w:bottom w:val="none" w:sz="0" w:space="0" w:color="auto"/>
        <w:right w:val="none" w:sz="0" w:space="0" w:color="auto"/>
      </w:divBdr>
    </w:div>
    <w:div w:id="603001634">
      <w:bodyDiv w:val="1"/>
      <w:marLeft w:val="0"/>
      <w:marRight w:val="0"/>
      <w:marTop w:val="0"/>
      <w:marBottom w:val="0"/>
      <w:divBdr>
        <w:top w:val="none" w:sz="0" w:space="0" w:color="auto"/>
        <w:left w:val="none" w:sz="0" w:space="0" w:color="auto"/>
        <w:bottom w:val="none" w:sz="0" w:space="0" w:color="auto"/>
        <w:right w:val="none" w:sz="0" w:space="0" w:color="auto"/>
      </w:divBdr>
    </w:div>
    <w:div w:id="609892807">
      <w:bodyDiv w:val="1"/>
      <w:marLeft w:val="0"/>
      <w:marRight w:val="0"/>
      <w:marTop w:val="0"/>
      <w:marBottom w:val="0"/>
      <w:divBdr>
        <w:top w:val="none" w:sz="0" w:space="0" w:color="auto"/>
        <w:left w:val="none" w:sz="0" w:space="0" w:color="auto"/>
        <w:bottom w:val="none" w:sz="0" w:space="0" w:color="auto"/>
        <w:right w:val="none" w:sz="0" w:space="0" w:color="auto"/>
      </w:divBdr>
    </w:div>
    <w:div w:id="616834948">
      <w:bodyDiv w:val="1"/>
      <w:marLeft w:val="0"/>
      <w:marRight w:val="0"/>
      <w:marTop w:val="0"/>
      <w:marBottom w:val="0"/>
      <w:divBdr>
        <w:top w:val="none" w:sz="0" w:space="0" w:color="auto"/>
        <w:left w:val="none" w:sz="0" w:space="0" w:color="auto"/>
        <w:bottom w:val="none" w:sz="0" w:space="0" w:color="auto"/>
        <w:right w:val="none" w:sz="0" w:space="0" w:color="auto"/>
      </w:divBdr>
    </w:div>
    <w:div w:id="616913245">
      <w:bodyDiv w:val="1"/>
      <w:marLeft w:val="0"/>
      <w:marRight w:val="0"/>
      <w:marTop w:val="0"/>
      <w:marBottom w:val="0"/>
      <w:divBdr>
        <w:top w:val="none" w:sz="0" w:space="0" w:color="auto"/>
        <w:left w:val="none" w:sz="0" w:space="0" w:color="auto"/>
        <w:bottom w:val="none" w:sz="0" w:space="0" w:color="auto"/>
        <w:right w:val="none" w:sz="0" w:space="0" w:color="auto"/>
      </w:divBdr>
    </w:div>
    <w:div w:id="617445834">
      <w:bodyDiv w:val="1"/>
      <w:marLeft w:val="0"/>
      <w:marRight w:val="0"/>
      <w:marTop w:val="0"/>
      <w:marBottom w:val="0"/>
      <w:divBdr>
        <w:top w:val="none" w:sz="0" w:space="0" w:color="auto"/>
        <w:left w:val="none" w:sz="0" w:space="0" w:color="auto"/>
        <w:bottom w:val="none" w:sz="0" w:space="0" w:color="auto"/>
        <w:right w:val="none" w:sz="0" w:space="0" w:color="auto"/>
      </w:divBdr>
    </w:div>
    <w:div w:id="617958189">
      <w:bodyDiv w:val="1"/>
      <w:marLeft w:val="0"/>
      <w:marRight w:val="0"/>
      <w:marTop w:val="0"/>
      <w:marBottom w:val="0"/>
      <w:divBdr>
        <w:top w:val="none" w:sz="0" w:space="0" w:color="auto"/>
        <w:left w:val="none" w:sz="0" w:space="0" w:color="auto"/>
        <w:bottom w:val="none" w:sz="0" w:space="0" w:color="auto"/>
        <w:right w:val="none" w:sz="0" w:space="0" w:color="auto"/>
      </w:divBdr>
    </w:div>
    <w:div w:id="624627372">
      <w:bodyDiv w:val="1"/>
      <w:marLeft w:val="0"/>
      <w:marRight w:val="0"/>
      <w:marTop w:val="0"/>
      <w:marBottom w:val="0"/>
      <w:divBdr>
        <w:top w:val="none" w:sz="0" w:space="0" w:color="auto"/>
        <w:left w:val="none" w:sz="0" w:space="0" w:color="auto"/>
        <w:bottom w:val="none" w:sz="0" w:space="0" w:color="auto"/>
        <w:right w:val="none" w:sz="0" w:space="0" w:color="auto"/>
      </w:divBdr>
    </w:div>
    <w:div w:id="632446959">
      <w:bodyDiv w:val="1"/>
      <w:marLeft w:val="0"/>
      <w:marRight w:val="0"/>
      <w:marTop w:val="0"/>
      <w:marBottom w:val="0"/>
      <w:divBdr>
        <w:top w:val="none" w:sz="0" w:space="0" w:color="auto"/>
        <w:left w:val="none" w:sz="0" w:space="0" w:color="auto"/>
        <w:bottom w:val="none" w:sz="0" w:space="0" w:color="auto"/>
        <w:right w:val="none" w:sz="0" w:space="0" w:color="auto"/>
      </w:divBdr>
    </w:div>
    <w:div w:id="633367497">
      <w:bodyDiv w:val="1"/>
      <w:marLeft w:val="0"/>
      <w:marRight w:val="0"/>
      <w:marTop w:val="0"/>
      <w:marBottom w:val="0"/>
      <w:divBdr>
        <w:top w:val="none" w:sz="0" w:space="0" w:color="auto"/>
        <w:left w:val="none" w:sz="0" w:space="0" w:color="auto"/>
        <w:bottom w:val="none" w:sz="0" w:space="0" w:color="auto"/>
        <w:right w:val="none" w:sz="0" w:space="0" w:color="auto"/>
      </w:divBdr>
    </w:div>
    <w:div w:id="635112566">
      <w:bodyDiv w:val="1"/>
      <w:marLeft w:val="0"/>
      <w:marRight w:val="0"/>
      <w:marTop w:val="0"/>
      <w:marBottom w:val="0"/>
      <w:divBdr>
        <w:top w:val="none" w:sz="0" w:space="0" w:color="auto"/>
        <w:left w:val="none" w:sz="0" w:space="0" w:color="auto"/>
        <w:bottom w:val="none" w:sz="0" w:space="0" w:color="auto"/>
        <w:right w:val="none" w:sz="0" w:space="0" w:color="auto"/>
      </w:divBdr>
    </w:div>
    <w:div w:id="636030951">
      <w:bodyDiv w:val="1"/>
      <w:marLeft w:val="0"/>
      <w:marRight w:val="0"/>
      <w:marTop w:val="0"/>
      <w:marBottom w:val="0"/>
      <w:divBdr>
        <w:top w:val="none" w:sz="0" w:space="0" w:color="auto"/>
        <w:left w:val="none" w:sz="0" w:space="0" w:color="auto"/>
        <w:bottom w:val="none" w:sz="0" w:space="0" w:color="auto"/>
        <w:right w:val="none" w:sz="0" w:space="0" w:color="auto"/>
      </w:divBdr>
    </w:div>
    <w:div w:id="637493676">
      <w:bodyDiv w:val="1"/>
      <w:marLeft w:val="0"/>
      <w:marRight w:val="0"/>
      <w:marTop w:val="0"/>
      <w:marBottom w:val="0"/>
      <w:divBdr>
        <w:top w:val="none" w:sz="0" w:space="0" w:color="auto"/>
        <w:left w:val="none" w:sz="0" w:space="0" w:color="auto"/>
        <w:bottom w:val="none" w:sz="0" w:space="0" w:color="auto"/>
        <w:right w:val="none" w:sz="0" w:space="0" w:color="auto"/>
      </w:divBdr>
    </w:div>
    <w:div w:id="638464721">
      <w:bodyDiv w:val="1"/>
      <w:marLeft w:val="0"/>
      <w:marRight w:val="0"/>
      <w:marTop w:val="0"/>
      <w:marBottom w:val="0"/>
      <w:divBdr>
        <w:top w:val="none" w:sz="0" w:space="0" w:color="auto"/>
        <w:left w:val="none" w:sz="0" w:space="0" w:color="auto"/>
        <w:bottom w:val="none" w:sz="0" w:space="0" w:color="auto"/>
        <w:right w:val="none" w:sz="0" w:space="0" w:color="auto"/>
      </w:divBdr>
    </w:div>
    <w:div w:id="640305882">
      <w:bodyDiv w:val="1"/>
      <w:marLeft w:val="0"/>
      <w:marRight w:val="0"/>
      <w:marTop w:val="0"/>
      <w:marBottom w:val="0"/>
      <w:divBdr>
        <w:top w:val="none" w:sz="0" w:space="0" w:color="auto"/>
        <w:left w:val="none" w:sz="0" w:space="0" w:color="auto"/>
        <w:bottom w:val="none" w:sz="0" w:space="0" w:color="auto"/>
        <w:right w:val="none" w:sz="0" w:space="0" w:color="auto"/>
      </w:divBdr>
    </w:div>
    <w:div w:id="644159682">
      <w:bodyDiv w:val="1"/>
      <w:marLeft w:val="0"/>
      <w:marRight w:val="0"/>
      <w:marTop w:val="0"/>
      <w:marBottom w:val="0"/>
      <w:divBdr>
        <w:top w:val="none" w:sz="0" w:space="0" w:color="auto"/>
        <w:left w:val="none" w:sz="0" w:space="0" w:color="auto"/>
        <w:bottom w:val="none" w:sz="0" w:space="0" w:color="auto"/>
        <w:right w:val="none" w:sz="0" w:space="0" w:color="auto"/>
      </w:divBdr>
    </w:div>
    <w:div w:id="646977775">
      <w:bodyDiv w:val="1"/>
      <w:marLeft w:val="0"/>
      <w:marRight w:val="0"/>
      <w:marTop w:val="0"/>
      <w:marBottom w:val="0"/>
      <w:divBdr>
        <w:top w:val="none" w:sz="0" w:space="0" w:color="auto"/>
        <w:left w:val="none" w:sz="0" w:space="0" w:color="auto"/>
        <w:bottom w:val="none" w:sz="0" w:space="0" w:color="auto"/>
        <w:right w:val="none" w:sz="0" w:space="0" w:color="auto"/>
      </w:divBdr>
    </w:div>
    <w:div w:id="650645665">
      <w:bodyDiv w:val="1"/>
      <w:marLeft w:val="0"/>
      <w:marRight w:val="0"/>
      <w:marTop w:val="0"/>
      <w:marBottom w:val="0"/>
      <w:divBdr>
        <w:top w:val="none" w:sz="0" w:space="0" w:color="auto"/>
        <w:left w:val="none" w:sz="0" w:space="0" w:color="auto"/>
        <w:bottom w:val="none" w:sz="0" w:space="0" w:color="auto"/>
        <w:right w:val="none" w:sz="0" w:space="0" w:color="auto"/>
      </w:divBdr>
    </w:div>
    <w:div w:id="651954532">
      <w:bodyDiv w:val="1"/>
      <w:marLeft w:val="0"/>
      <w:marRight w:val="0"/>
      <w:marTop w:val="0"/>
      <w:marBottom w:val="0"/>
      <w:divBdr>
        <w:top w:val="none" w:sz="0" w:space="0" w:color="auto"/>
        <w:left w:val="none" w:sz="0" w:space="0" w:color="auto"/>
        <w:bottom w:val="none" w:sz="0" w:space="0" w:color="auto"/>
        <w:right w:val="none" w:sz="0" w:space="0" w:color="auto"/>
      </w:divBdr>
    </w:div>
    <w:div w:id="653678616">
      <w:bodyDiv w:val="1"/>
      <w:marLeft w:val="0"/>
      <w:marRight w:val="0"/>
      <w:marTop w:val="0"/>
      <w:marBottom w:val="0"/>
      <w:divBdr>
        <w:top w:val="none" w:sz="0" w:space="0" w:color="auto"/>
        <w:left w:val="none" w:sz="0" w:space="0" w:color="auto"/>
        <w:bottom w:val="none" w:sz="0" w:space="0" w:color="auto"/>
        <w:right w:val="none" w:sz="0" w:space="0" w:color="auto"/>
      </w:divBdr>
    </w:div>
    <w:div w:id="658072345">
      <w:bodyDiv w:val="1"/>
      <w:marLeft w:val="0"/>
      <w:marRight w:val="0"/>
      <w:marTop w:val="0"/>
      <w:marBottom w:val="0"/>
      <w:divBdr>
        <w:top w:val="none" w:sz="0" w:space="0" w:color="auto"/>
        <w:left w:val="none" w:sz="0" w:space="0" w:color="auto"/>
        <w:bottom w:val="none" w:sz="0" w:space="0" w:color="auto"/>
        <w:right w:val="none" w:sz="0" w:space="0" w:color="auto"/>
      </w:divBdr>
    </w:div>
    <w:div w:id="658118462">
      <w:bodyDiv w:val="1"/>
      <w:marLeft w:val="0"/>
      <w:marRight w:val="0"/>
      <w:marTop w:val="0"/>
      <w:marBottom w:val="0"/>
      <w:divBdr>
        <w:top w:val="none" w:sz="0" w:space="0" w:color="auto"/>
        <w:left w:val="none" w:sz="0" w:space="0" w:color="auto"/>
        <w:bottom w:val="none" w:sz="0" w:space="0" w:color="auto"/>
        <w:right w:val="none" w:sz="0" w:space="0" w:color="auto"/>
      </w:divBdr>
    </w:div>
    <w:div w:id="658970811">
      <w:bodyDiv w:val="1"/>
      <w:marLeft w:val="0"/>
      <w:marRight w:val="0"/>
      <w:marTop w:val="0"/>
      <w:marBottom w:val="0"/>
      <w:divBdr>
        <w:top w:val="none" w:sz="0" w:space="0" w:color="auto"/>
        <w:left w:val="none" w:sz="0" w:space="0" w:color="auto"/>
        <w:bottom w:val="none" w:sz="0" w:space="0" w:color="auto"/>
        <w:right w:val="none" w:sz="0" w:space="0" w:color="auto"/>
      </w:divBdr>
    </w:div>
    <w:div w:id="664213607">
      <w:bodyDiv w:val="1"/>
      <w:marLeft w:val="0"/>
      <w:marRight w:val="0"/>
      <w:marTop w:val="0"/>
      <w:marBottom w:val="0"/>
      <w:divBdr>
        <w:top w:val="none" w:sz="0" w:space="0" w:color="auto"/>
        <w:left w:val="none" w:sz="0" w:space="0" w:color="auto"/>
        <w:bottom w:val="none" w:sz="0" w:space="0" w:color="auto"/>
        <w:right w:val="none" w:sz="0" w:space="0" w:color="auto"/>
      </w:divBdr>
    </w:div>
    <w:div w:id="669531175">
      <w:bodyDiv w:val="1"/>
      <w:marLeft w:val="0"/>
      <w:marRight w:val="0"/>
      <w:marTop w:val="0"/>
      <w:marBottom w:val="0"/>
      <w:divBdr>
        <w:top w:val="none" w:sz="0" w:space="0" w:color="auto"/>
        <w:left w:val="none" w:sz="0" w:space="0" w:color="auto"/>
        <w:bottom w:val="none" w:sz="0" w:space="0" w:color="auto"/>
        <w:right w:val="none" w:sz="0" w:space="0" w:color="auto"/>
      </w:divBdr>
    </w:div>
    <w:div w:id="674504126">
      <w:bodyDiv w:val="1"/>
      <w:marLeft w:val="0"/>
      <w:marRight w:val="0"/>
      <w:marTop w:val="0"/>
      <w:marBottom w:val="0"/>
      <w:divBdr>
        <w:top w:val="none" w:sz="0" w:space="0" w:color="auto"/>
        <w:left w:val="none" w:sz="0" w:space="0" w:color="auto"/>
        <w:bottom w:val="none" w:sz="0" w:space="0" w:color="auto"/>
        <w:right w:val="none" w:sz="0" w:space="0" w:color="auto"/>
      </w:divBdr>
    </w:div>
    <w:div w:id="676855829">
      <w:bodyDiv w:val="1"/>
      <w:marLeft w:val="0"/>
      <w:marRight w:val="0"/>
      <w:marTop w:val="0"/>
      <w:marBottom w:val="0"/>
      <w:divBdr>
        <w:top w:val="none" w:sz="0" w:space="0" w:color="auto"/>
        <w:left w:val="none" w:sz="0" w:space="0" w:color="auto"/>
        <w:bottom w:val="none" w:sz="0" w:space="0" w:color="auto"/>
        <w:right w:val="none" w:sz="0" w:space="0" w:color="auto"/>
      </w:divBdr>
    </w:div>
    <w:div w:id="678312078">
      <w:bodyDiv w:val="1"/>
      <w:marLeft w:val="0"/>
      <w:marRight w:val="0"/>
      <w:marTop w:val="0"/>
      <w:marBottom w:val="0"/>
      <w:divBdr>
        <w:top w:val="none" w:sz="0" w:space="0" w:color="auto"/>
        <w:left w:val="none" w:sz="0" w:space="0" w:color="auto"/>
        <w:bottom w:val="none" w:sz="0" w:space="0" w:color="auto"/>
        <w:right w:val="none" w:sz="0" w:space="0" w:color="auto"/>
      </w:divBdr>
    </w:div>
    <w:div w:id="682245675">
      <w:bodyDiv w:val="1"/>
      <w:marLeft w:val="0"/>
      <w:marRight w:val="0"/>
      <w:marTop w:val="0"/>
      <w:marBottom w:val="0"/>
      <w:divBdr>
        <w:top w:val="none" w:sz="0" w:space="0" w:color="auto"/>
        <w:left w:val="none" w:sz="0" w:space="0" w:color="auto"/>
        <w:bottom w:val="none" w:sz="0" w:space="0" w:color="auto"/>
        <w:right w:val="none" w:sz="0" w:space="0" w:color="auto"/>
      </w:divBdr>
    </w:div>
    <w:div w:id="686105791">
      <w:bodyDiv w:val="1"/>
      <w:marLeft w:val="0"/>
      <w:marRight w:val="0"/>
      <w:marTop w:val="0"/>
      <w:marBottom w:val="0"/>
      <w:divBdr>
        <w:top w:val="none" w:sz="0" w:space="0" w:color="auto"/>
        <w:left w:val="none" w:sz="0" w:space="0" w:color="auto"/>
        <w:bottom w:val="none" w:sz="0" w:space="0" w:color="auto"/>
        <w:right w:val="none" w:sz="0" w:space="0" w:color="auto"/>
      </w:divBdr>
    </w:div>
    <w:div w:id="690180414">
      <w:bodyDiv w:val="1"/>
      <w:marLeft w:val="0"/>
      <w:marRight w:val="0"/>
      <w:marTop w:val="0"/>
      <w:marBottom w:val="0"/>
      <w:divBdr>
        <w:top w:val="none" w:sz="0" w:space="0" w:color="auto"/>
        <w:left w:val="none" w:sz="0" w:space="0" w:color="auto"/>
        <w:bottom w:val="none" w:sz="0" w:space="0" w:color="auto"/>
        <w:right w:val="none" w:sz="0" w:space="0" w:color="auto"/>
      </w:divBdr>
    </w:div>
    <w:div w:id="693116753">
      <w:bodyDiv w:val="1"/>
      <w:marLeft w:val="0"/>
      <w:marRight w:val="0"/>
      <w:marTop w:val="0"/>
      <w:marBottom w:val="0"/>
      <w:divBdr>
        <w:top w:val="none" w:sz="0" w:space="0" w:color="auto"/>
        <w:left w:val="none" w:sz="0" w:space="0" w:color="auto"/>
        <w:bottom w:val="none" w:sz="0" w:space="0" w:color="auto"/>
        <w:right w:val="none" w:sz="0" w:space="0" w:color="auto"/>
      </w:divBdr>
    </w:div>
    <w:div w:id="699940285">
      <w:bodyDiv w:val="1"/>
      <w:marLeft w:val="0"/>
      <w:marRight w:val="0"/>
      <w:marTop w:val="0"/>
      <w:marBottom w:val="0"/>
      <w:divBdr>
        <w:top w:val="none" w:sz="0" w:space="0" w:color="auto"/>
        <w:left w:val="none" w:sz="0" w:space="0" w:color="auto"/>
        <w:bottom w:val="none" w:sz="0" w:space="0" w:color="auto"/>
        <w:right w:val="none" w:sz="0" w:space="0" w:color="auto"/>
      </w:divBdr>
    </w:div>
    <w:div w:id="700135127">
      <w:bodyDiv w:val="1"/>
      <w:marLeft w:val="0"/>
      <w:marRight w:val="0"/>
      <w:marTop w:val="0"/>
      <w:marBottom w:val="0"/>
      <w:divBdr>
        <w:top w:val="none" w:sz="0" w:space="0" w:color="auto"/>
        <w:left w:val="none" w:sz="0" w:space="0" w:color="auto"/>
        <w:bottom w:val="none" w:sz="0" w:space="0" w:color="auto"/>
        <w:right w:val="none" w:sz="0" w:space="0" w:color="auto"/>
      </w:divBdr>
    </w:div>
    <w:div w:id="701514061">
      <w:bodyDiv w:val="1"/>
      <w:marLeft w:val="0"/>
      <w:marRight w:val="0"/>
      <w:marTop w:val="0"/>
      <w:marBottom w:val="0"/>
      <w:divBdr>
        <w:top w:val="none" w:sz="0" w:space="0" w:color="auto"/>
        <w:left w:val="none" w:sz="0" w:space="0" w:color="auto"/>
        <w:bottom w:val="none" w:sz="0" w:space="0" w:color="auto"/>
        <w:right w:val="none" w:sz="0" w:space="0" w:color="auto"/>
      </w:divBdr>
    </w:div>
    <w:div w:id="704909608">
      <w:bodyDiv w:val="1"/>
      <w:marLeft w:val="0"/>
      <w:marRight w:val="0"/>
      <w:marTop w:val="0"/>
      <w:marBottom w:val="0"/>
      <w:divBdr>
        <w:top w:val="none" w:sz="0" w:space="0" w:color="auto"/>
        <w:left w:val="none" w:sz="0" w:space="0" w:color="auto"/>
        <w:bottom w:val="none" w:sz="0" w:space="0" w:color="auto"/>
        <w:right w:val="none" w:sz="0" w:space="0" w:color="auto"/>
      </w:divBdr>
    </w:div>
    <w:div w:id="706220190">
      <w:bodyDiv w:val="1"/>
      <w:marLeft w:val="0"/>
      <w:marRight w:val="0"/>
      <w:marTop w:val="0"/>
      <w:marBottom w:val="0"/>
      <w:divBdr>
        <w:top w:val="none" w:sz="0" w:space="0" w:color="auto"/>
        <w:left w:val="none" w:sz="0" w:space="0" w:color="auto"/>
        <w:bottom w:val="none" w:sz="0" w:space="0" w:color="auto"/>
        <w:right w:val="none" w:sz="0" w:space="0" w:color="auto"/>
      </w:divBdr>
    </w:div>
    <w:div w:id="706877990">
      <w:bodyDiv w:val="1"/>
      <w:marLeft w:val="0"/>
      <w:marRight w:val="0"/>
      <w:marTop w:val="0"/>
      <w:marBottom w:val="0"/>
      <w:divBdr>
        <w:top w:val="none" w:sz="0" w:space="0" w:color="auto"/>
        <w:left w:val="none" w:sz="0" w:space="0" w:color="auto"/>
        <w:bottom w:val="none" w:sz="0" w:space="0" w:color="auto"/>
        <w:right w:val="none" w:sz="0" w:space="0" w:color="auto"/>
      </w:divBdr>
    </w:div>
    <w:div w:id="709036918">
      <w:bodyDiv w:val="1"/>
      <w:marLeft w:val="0"/>
      <w:marRight w:val="0"/>
      <w:marTop w:val="0"/>
      <w:marBottom w:val="0"/>
      <w:divBdr>
        <w:top w:val="none" w:sz="0" w:space="0" w:color="auto"/>
        <w:left w:val="none" w:sz="0" w:space="0" w:color="auto"/>
        <w:bottom w:val="none" w:sz="0" w:space="0" w:color="auto"/>
        <w:right w:val="none" w:sz="0" w:space="0" w:color="auto"/>
      </w:divBdr>
    </w:div>
    <w:div w:id="710880110">
      <w:bodyDiv w:val="1"/>
      <w:marLeft w:val="0"/>
      <w:marRight w:val="0"/>
      <w:marTop w:val="0"/>
      <w:marBottom w:val="0"/>
      <w:divBdr>
        <w:top w:val="none" w:sz="0" w:space="0" w:color="auto"/>
        <w:left w:val="none" w:sz="0" w:space="0" w:color="auto"/>
        <w:bottom w:val="none" w:sz="0" w:space="0" w:color="auto"/>
        <w:right w:val="none" w:sz="0" w:space="0" w:color="auto"/>
      </w:divBdr>
    </w:div>
    <w:div w:id="713623254">
      <w:bodyDiv w:val="1"/>
      <w:marLeft w:val="0"/>
      <w:marRight w:val="0"/>
      <w:marTop w:val="0"/>
      <w:marBottom w:val="0"/>
      <w:divBdr>
        <w:top w:val="none" w:sz="0" w:space="0" w:color="auto"/>
        <w:left w:val="none" w:sz="0" w:space="0" w:color="auto"/>
        <w:bottom w:val="none" w:sz="0" w:space="0" w:color="auto"/>
        <w:right w:val="none" w:sz="0" w:space="0" w:color="auto"/>
      </w:divBdr>
    </w:div>
    <w:div w:id="716781446">
      <w:bodyDiv w:val="1"/>
      <w:marLeft w:val="0"/>
      <w:marRight w:val="0"/>
      <w:marTop w:val="0"/>
      <w:marBottom w:val="0"/>
      <w:divBdr>
        <w:top w:val="none" w:sz="0" w:space="0" w:color="auto"/>
        <w:left w:val="none" w:sz="0" w:space="0" w:color="auto"/>
        <w:bottom w:val="none" w:sz="0" w:space="0" w:color="auto"/>
        <w:right w:val="none" w:sz="0" w:space="0" w:color="auto"/>
      </w:divBdr>
    </w:div>
    <w:div w:id="717439404">
      <w:bodyDiv w:val="1"/>
      <w:marLeft w:val="0"/>
      <w:marRight w:val="0"/>
      <w:marTop w:val="0"/>
      <w:marBottom w:val="0"/>
      <w:divBdr>
        <w:top w:val="none" w:sz="0" w:space="0" w:color="auto"/>
        <w:left w:val="none" w:sz="0" w:space="0" w:color="auto"/>
        <w:bottom w:val="none" w:sz="0" w:space="0" w:color="auto"/>
        <w:right w:val="none" w:sz="0" w:space="0" w:color="auto"/>
      </w:divBdr>
    </w:div>
    <w:div w:id="718163502">
      <w:bodyDiv w:val="1"/>
      <w:marLeft w:val="0"/>
      <w:marRight w:val="0"/>
      <w:marTop w:val="0"/>
      <w:marBottom w:val="0"/>
      <w:divBdr>
        <w:top w:val="none" w:sz="0" w:space="0" w:color="auto"/>
        <w:left w:val="none" w:sz="0" w:space="0" w:color="auto"/>
        <w:bottom w:val="none" w:sz="0" w:space="0" w:color="auto"/>
        <w:right w:val="none" w:sz="0" w:space="0" w:color="auto"/>
      </w:divBdr>
    </w:div>
    <w:div w:id="721248874">
      <w:bodyDiv w:val="1"/>
      <w:marLeft w:val="0"/>
      <w:marRight w:val="0"/>
      <w:marTop w:val="0"/>
      <w:marBottom w:val="0"/>
      <w:divBdr>
        <w:top w:val="none" w:sz="0" w:space="0" w:color="auto"/>
        <w:left w:val="none" w:sz="0" w:space="0" w:color="auto"/>
        <w:bottom w:val="none" w:sz="0" w:space="0" w:color="auto"/>
        <w:right w:val="none" w:sz="0" w:space="0" w:color="auto"/>
      </w:divBdr>
    </w:div>
    <w:div w:id="722950045">
      <w:bodyDiv w:val="1"/>
      <w:marLeft w:val="0"/>
      <w:marRight w:val="0"/>
      <w:marTop w:val="0"/>
      <w:marBottom w:val="0"/>
      <w:divBdr>
        <w:top w:val="none" w:sz="0" w:space="0" w:color="auto"/>
        <w:left w:val="none" w:sz="0" w:space="0" w:color="auto"/>
        <w:bottom w:val="none" w:sz="0" w:space="0" w:color="auto"/>
        <w:right w:val="none" w:sz="0" w:space="0" w:color="auto"/>
      </w:divBdr>
    </w:div>
    <w:div w:id="726997430">
      <w:bodyDiv w:val="1"/>
      <w:marLeft w:val="0"/>
      <w:marRight w:val="0"/>
      <w:marTop w:val="0"/>
      <w:marBottom w:val="0"/>
      <w:divBdr>
        <w:top w:val="none" w:sz="0" w:space="0" w:color="auto"/>
        <w:left w:val="none" w:sz="0" w:space="0" w:color="auto"/>
        <w:bottom w:val="none" w:sz="0" w:space="0" w:color="auto"/>
        <w:right w:val="none" w:sz="0" w:space="0" w:color="auto"/>
      </w:divBdr>
    </w:div>
    <w:div w:id="733313741">
      <w:bodyDiv w:val="1"/>
      <w:marLeft w:val="0"/>
      <w:marRight w:val="0"/>
      <w:marTop w:val="0"/>
      <w:marBottom w:val="0"/>
      <w:divBdr>
        <w:top w:val="none" w:sz="0" w:space="0" w:color="auto"/>
        <w:left w:val="none" w:sz="0" w:space="0" w:color="auto"/>
        <w:bottom w:val="none" w:sz="0" w:space="0" w:color="auto"/>
        <w:right w:val="none" w:sz="0" w:space="0" w:color="auto"/>
      </w:divBdr>
    </w:div>
    <w:div w:id="741676583">
      <w:bodyDiv w:val="1"/>
      <w:marLeft w:val="0"/>
      <w:marRight w:val="0"/>
      <w:marTop w:val="0"/>
      <w:marBottom w:val="0"/>
      <w:divBdr>
        <w:top w:val="none" w:sz="0" w:space="0" w:color="auto"/>
        <w:left w:val="none" w:sz="0" w:space="0" w:color="auto"/>
        <w:bottom w:val="none" w:sz="0" w:space="0" w:color="auto"/>
        <w:right w:val="none" w:sz="0" w:space="0" w:color="auto"/>
      </w:divBdr>
    </w:div>
    <w:div w:id="742221906">
      <w:bodyDiv w:val="1"/>
      <w:marLeft w:val="0"/>
      <w:marRight w:val="0"/>
      <w:marTop w:val="0"/>
      <w:marBottom w:val="0"/>
      <w:divBdr>
        <w:top w:val="none" w:sz="0" w:space="0" w:color="auto"/>
        <w:left w:val="none" w:sz="0" w:space="0" w:color="auto"/>
        <w:bottom w:val="none" w:sz="0" w:space="0" w:color="auto"/>
        <w:right w:val="none" w:sz="0" w:space="0" w:color="auto"/>
      </w:divBdr>
    </w:div>
    <w:div w:id="744495660">
      <w:bodyDiv w:val="1"/>
      <w:marLeft w:val="0"/>
      <w:marRight w:val="0"/>
      <w:marTop w:val="0"/>
      <w:marBottom w:val="0"/>
      <w:divBdr>
        <w:top w:val="none" w:sz="0" w:space="0" w:color="auto"/>
        <w:left w:val="none" w:sz="0" w:space="0" w:color="auto"/>
        <w:bottom w:val="none" w:sz="0" w:space="0" w:color="auto"/>
        <w:right w:val="none" w:sz="0" w:space="0" w:color="auto"/>
      </w:divBdr>
    </w:div>
    <w:div w:id="750200604">
      <w:bodyDiv w:val="1"/>
      <w:marLeft w:val="0"/>
      <w:marRight w:val="0"/>
      <w:marTop w:val="0"/>
      <w:marBottom w:val="0"/>
      <w:divBdr>
        <w:top w:val="none" w:sz="0" w:space="0" w:color="auto"/>
        <w:left w:val="none" w:sz="0" w:space="0" w:color="auto"/>
        <w:bottom w:val="none" w:sz="0" w:space="0" w:color="auto"/>
        <w:right w:val="none" w:sz="0" w:space="0" w:color="auto"/>
      </w:divBdr>
    </w:div>
    <w:div w:id="751512700">
      <w:bodyDiv w:val="1"/>
      <w:marLeft w:val="0"/>
      <w:marRight w:val="0"/>
      <w:marTop w:val="0"/>
      <w:marBottom w:val="0"/>
      <w:divBdr>
        <w:top w:val="none" w:sz="0" w:space="0" w:color="auto"/>
        <w:left w:val="none" w:sz="0" w:space="0" w:color="auto"/>
        <w:bottom w:val="none" w:sz="0" w:space="0" w:color="auto"/>
        <w:right w:val="none" w:sz="0" w:space="0" w:color="auto"/>
      </w:divBdr>
    </w:div>
    <w:div w:id="758598876">
      <w:bodyDiv w:val="1"/>
      <w:marLeft w:val="0"/>
      <w:marRight w:val="0"/>
      <w:marTop w:val="0"/>
      <w:marBottom w:val="0"/>
      <w:divBdr>
        <w:top w:val="none" w:sz="0" w:space="0" w:color="auto"/>
        <w:left w:val="none" w:sz="0" w:space="0" w:color="auto"/>
        <w:bottom w:val="none" w:sz="0" w:space="0" w:color="auto"/>
        <w:right w:val="none" w:sz="0" w:space="0" w:color="auto"/>
      </w:divBdr>
    </w:div>
    <w:div w:id="764230726">
      <w:bodyDiv w:val="1"/>
      <w:marLeft w:val="0"/>
      <w:marRight w:val="0"/>
      <w:marTop w:val="0"/>
      <w:marBottom w:val="0"/>
      <w:divBdr>
        <w:top w:val="none" w:sz="0" w:space="0" w:color="auto"/>
        <w:left w:val="none" w:sz="0" w:space="0" w:color="auto"/>
        <w:bottom w:val="none" w:sz="0" w:space="0" w:color="auto"/>
        <w:right w:val="none" w:sz="0" w:space="0" w:color="auto"/>
      </w:divBdr>
    </w:div>
    <w:div w:id="764422461">
      <w:bodyDiv w:val="1"/>
      <w:marLeft w:val="0"/>
      <w:marRight w:val="0"/>
      <w:marTop w:val="0"/>
      <w:marBottom w:val="0"/>
      <w:divBdr>
        <w:top w:val="none" w:sz="0" w:space="0" w:color="auto"/>
        <w:left w:val="none" w:sz="0" w:space="0" w:color="auto"/>
        <w:bottom w:val="none" w:sz="0" w:space="0" w:color="auto"/>
        <w:right w:val="none" w:sz="0" w:space="0" w:color="auto"/>
      </w:divBdr>
    </w:div>
    <w:div w:id="766461096">
      <w:bodyDiv w:val="1"/>
      <w:marLeft w:val="0"/>
      <w:marRight w:val="0"/>
      <w:marTop w:val="0"/>
      <w:marBottom w:val="0"/>
      <w:divBdr>
        <w:top w:val="none" w:sz="0" w:space="0" w:color="auto"/>
        <w:left w:val="none" w:sz="0" w:space="0" w:color="auto"/>
        <w:bottom w:val="none" w:sz="0" w:space="0" w:color="auto"/>
        <w:right w:val="none" w:sz="0" w:space="0" w:color="auto"/>
      </w:divBdr>
    </w:div>
    <w:div w:id="768698234">
      <w:bodyDiv w:val="1"/>
      <w:marLeft w:val="0"/>
      <w:marRight w:val="0"/>
      <w:marTop w:val="0"/>
      <w:marBottom w:val="0"/>
      <w:divBdr>
        <w:top w:val="none" w:sz="0" w:space="0" w:color="auto"/>
        <w:left w:val="none" w:sz="0" w:space="0" w:color="auto"/>
        <w:bottom w:val="none" w:sz="0" w:space="0" w:color="auto"/>
        <w:right w:val="none" w:sz="0" w:space="0" w:color="auto"/>
      </w:divBdr>
    </w:div>
    <w:div w:id="769594086">
      <w:bodyDiv w:val="1"/>
      <w:marLeft w:val="0"/>
      <w:marRight w:val="0"/>
      <w:marTop w:val="0"/>
      <w:marBottom w:val="0"/>
      <w:divBdr>
        <w:top w:val="none" w:sz="0" w:space="0" w:color="auto"/>
        <w:left w:val="none" w:sz="0" w:space="0" w:color="auto"/>
        <w:bottom w:val="none" w:sz="0" w:space="0" w:color="auto"/>
        <w:right w:val="none" w:sz="0" w:space="0" w:color="auto"/>
      </w:divBdr>
    </w:div>
    <w:div w:id="772552974">
      <w:bodyDiv w:val="1"/>
      <w:marLeft w:val="0"/>
      <w:marRight w:val="0"/>
      <w:marTop w:val="0"/>
      <w:marBottom w:val="0"/>
      <w:divBdr>
        <w:top w:val="none" w:sz="0" w:space="0" w:color="auto"/>
        <w:left w:val="none" w:sz="0" w:space="0" w:color="auto"/>
        <w:bottom w:val="none" w:sz="0" w:space="0" w:color="auto"/>
        <w:right w:val="none" w:sz="0" w:space="0" w:color="auto"/>
      </w:divBdr>
    </w:div>
    <w:div w:id="774904297">
      <w:bodyDiv w:val="1"/>
      <w:marLeft w:val="0"/>
      <w:marRight w:val="0"/>
      <w:marTop w:val="0"/>
      <w:marBottom w:val="0"/>
      <w:divBdr>
        <w:top w:val="none" w:sz="0" w:space="0" w:color="auto"/>
        <w:left w:val="none" w:sz="0" w:space="0" w:color="auto"/>
        <w:bottom w:val="none" w:sz="0" w:space="0" w:color="auto"/>
        <w:right w:val="none" w:sz="0" w:space="0" w:color="auto"/>
      </w:divBdr>
    </w:div>
    <w:div w:id="780537112">
      <w:bodyDiv w:val="1"/>
      <w:marLeft w:val="0"/>
      <w:marRight w:val="0"/>
      <w:marTop w:val="0"/>
      <w:marBottom w:val="0"/>
      <w:divBdr>
        <w:top w:val="none" w:sz="0" w:space="0" w:color="auto"/>
        <w:left w:val="none" w:sz="0" w:space="0" w:color="auto"/>
        <w:bottom w:val="none" w:sz="0" w:space="0" w:color="auto"/>
        <w:right w:val="none" w:sz="0" w:space="0" w:color="auto"/>
      </w:divBdr>
    </w:div>
    <w:div w:id="780537579">
      <w:bodyDiv w:val="1"/>
      <w:marLeft w:val="0"/>
      <w:marRight w:val="0"/>
      <w:marTop w:val="0"/>
      <w:marBottom w:val="0"/>
      <w:divBdr>
        <w:top w:val="none" w:sz="0" w:space="0" w:color="auto"/>
        <w:left w:val="none" w:sz="0" w:space="0" w:color="auto"/>
        <w:bottom w:val="none" w:sz="0" w:space="0" w:color="auto"/>
        <w:right w:val="none" w:sz="0" w:space="0" w:color="auto"/>
      </w:divBdr>
    </w:div>
    <w:div w:id="784619685">
      <w:bodyDiv w:val="1"/>
      <w:marLeft w:val="0"/>
      <w:marRight w:val="0"/>
      <w:marTop w:val="0"/>
      <w:marBottom w:val="0"/>
      <w:divBdr>
        <w:top w:val="none" w:sz="0" w:space="0" w:color="auto"/>
        <w:left w:val="none" w:sz="0" w:space="0" w:color="auto"/>
        <w:bottom w:val="none" w:sz="0" w:space="0" w:color="auto"/>
        <w:right w:val="none" w:sz="0" w:space="0" w:color="auto"/>
      </w:divBdr>
    </w:div>
    <w:div w:id="790586949">
      <w:bodyDiv w:val="1"/>
      <w:marLeft w:val="0"/>
      <w:marRight w:val="0"/>
      <w:marTop w:val="0"/>
      <w:marBottom w:val="0"/>
      <w:divBdr>
        <w:top w:val="none" w:sz="0" w:space="0" w:color="auto"/>
        <w:left w:val="none" w:sz="0" w:space="0" w:color="auto"/>
        <w:bottom w:val="none" w:sz="0" w:space="0" w:color="auto"/>
        <w:right w:val="none" w:sz="0" w:space="0" w:color="auto"/>
      </w:divBdr>
    </w:div>
    <w:div w:id="791090764">
      <w:bodyDiv w:val="1"/>
      <w:marLeft w:val="0"/>
      <w:marRight w:val="0"/>
      <w:marTop w:val="0"/>
      <w:marBottom w:val="0"/>
      <w:divBdr>
        <w:top w:val="none" w:sz="0" w:space="0" w:color="auto"/>
        <w:left w:val="none" w:sz="0" w:space="0" w:color="auto"/>
        <w:bottom w:val="none" w:sz="0" w:space="0" w:color="auto"/>
        <w:right w:val="none" w:sz="0" w:space="0" w:color="auto"/>
      </w:divBdr>
    </w:div>
    <w:div w:id="798378123">
      <w:bodyDiv w:val="1"/>
      <w:marLeft w:val="0"/>
      <w:marRight w:val="0"/>
      <w:marTop w:val="0"/>
      <w:marBottom w:val="0"/>
      <w:divBdr>
        <w:top w:val="none" w:sz="0" w:space="0" w:color="auto"/>
        <w:left w:val="none" w:sz="0" w:space="0" w:color="auto"/>
        <w:bottom w:val="none" w:sz="0" w:space="0" w:color="auto"/>
        <w:right w:val="none" w:sz="0" w:space="0" w:color="auto"/>
      </w:divBdr>
    </w:div>
    <w:div w:id="800877228">
      <w:bodyDiv w:val="1"/>
      <w:marLeft w:val="0"/>
      <w:marRight w:val="0"/>
      <w:marTop w:val="0"/>
      <w:marBottom w:val="0"/>
      <w:divBdr>
        <w:top w:val="none" w:sz="0" w:space="0" w:color="auto"/>
        <w:left w:val="none" w:sz="0" w:space="0" w:color="auto"/>
        <w:bottom w:val="none" w:sz="0" w:space="0" w:color="auto"/>
        <w:right w:val="none" w:sz="0" w:space="0" w:color="auto"/>
      </w:divBdr>
    </w:div>
    <w:div w:id="808403103">
      <w:bodyDiv w:val="1"/>
      <w:marLeft w:val="0"/>
      <w:marRight w:val="0"/>
      <w:marTop w:val="0"/>
      <w:marBottom w:val="0"/>
      <w:divBdr>
        <w:top w:val="none" w:sz="0" w:space="0" w:color="auto"/>
        <w:left w:val="none" w:sz="0" w:space="0" w:color="auto"/>
        <w:bottom w:val="none" w:sz="0" w:space="0" w:color="auto"/>
        <w:right w:val="none" w:sz="0" w:space="0" w:color="auto"/>
      </w:divBdr>
    </w:div>
    <w:div w:id="816462143">
      <w:bodyDiv w:val="1"/>
      <w:marLeft w:val="0"/>
      <w:marRight w:val="0"/>
      <w:marTop w:val="0"/>
      <w:marBottom w:val="0"/>
      <w:divBdr>
        <w:top w:val="none" w:sz="0" w:space="0" w:color="auto"/>
        <w:left w:val="none" w:sz="0" w:space="0" w:color="auto"/>
        <w:bottom w:val="none" w:sz="0" w:space="0" w:color="auto"/>
        <w:right w:val="none" w:sz="0" w:space="0" w:color="auto"/>
      </w:divBdr>
    </w:div>
    <w:div w:id="824977906">
      <w:bodyDiv w:val="1"/>
      <w:marLeft w:val="0"/>
      <w:marRight w:val="0"/>
      <w:marTop w:val="0"/>
      <w:marBottom w:val="0"/>
      <w:divBdr>
        <w:top w:val="none" w:sz="0" w:space="0" w:color="auto"/>
        <w:left w:val="none" w:sz="0" w:space="0" w:color="auto"/>
        <w:bottom w:val="none" w:sz="0" w:space="0" w:color="auto"/>
        <w:right w:val="none" w:sz="0" w:space="0" w:color="auto"/>
      </w:divBdr>
    </w:div>
    <w:div w:id="828326610">
      <w:bodyDiv w:val="1"/>
      <w:marLeft w:val="0"/>
      <w:marRight w:val="0"/>
      <w:marTop w:val="0"/>
      <w:marBottom w:val="0"/>
      <w:divBdr>
        <w:top w:val="none" w:sz="0" w:space="0" w:color="auto"/>
        <w:left w:val="none" w:sz="0" w:space="0" w:color="auto"/>
        <w:bottom w:val="none" w:sz="0" w:space="0" w:color="auto"/>
        <w:right w:val="none" w:sz="0" w:space="0" w:color="auto"/>
      </w:divBdr>
    </w:div>
    <w:div w:id="829977918">
      <w:bodyDiv w:val="1"/>
      <w:marLeft w:val="0"/>
      <w:marRight w:val="0"/>
      <w:marTop w:val="0"/>
      <w:marBottom w:val="0"/>
      <w:divBdr>
        <w:top w:val="none" w:sz="0" w:space="0" w:color="auto"/>
        <w:left w:val="none" w:sz="0" w:space="0" w:color="auto"/>
        <w:bottom w:val="none" w:sz="0" w:space="0" w:color="auto"/>
        <w:right w:val="none" w:sz="0" w:space="0" w:color="auto"/>
      </w:divBdr>
    </w:div>
    <w:div w:id="830679330">
      <w:bodyDiv w:val="1"/>
      <w:marLeft w:val="0"/>
      <w:marRight w:val="0"/>
      <w:marTop w:val="0"/>
      <w:marBottom w:val="0"/>
      <w:divBdr>
        <w:top w:val="none" w:sz="0" w:space="0" w:color="auto"/>
        <w:left w:val="none" w:sz="0" w:space="0" w:color="auto"/>
        <w:bottom w:val="none" w:sz="0" w:space="0" w:color="auto"/>
        <w:right w:val="none" w:sz="0" w:space="0" w:color="auto"/>
      </w:divBdr>
    </w:div>
    <w:div w:id="832448344">
      <w:bodyDiv w:val="1"/>
      <w:marLeft w:val="0"/>
      <w:marRight w:val="0"/>
      <w:marTop w:val="0"/>
      <w:marBottom w:val="0"/>
      <w:divBdr>
        <w:top w:val="none" w:sz="0" w:space="0" w:color="auto"/>
        <w:left w:val="none" w:sz="0" w:space="0" w:color="auto"/>
        <w:bottom w:val="none" w:sz="0" w:space="0" w:color="auto"/>
        <w:right w:val="none" w:sz="0" w:space="0" w:color="auto"/>
      </w:divBdr>
    </w:div>
    <w:div w:id="833644852">
      <w:bodyDiv w:val="1"/>
      <w:marLeft w:val="0"/>
      <w:marRight w:val="0"/>
      <w:marTop w:val="0"/>
      <w:marBottom w:val="0"/>
      <w:divBdr>
        <w:top w:val="none" w:sz="0" w:space="0" w:color="auto"/>
        <w:left w:val="none" w:sz="0" w:space="0" w:color="auto"/>
        <w:bottom w:val="none" w:sz="0" w:space="0" w:color="auto"/>
        <w:right w:val="none" w:sz="0" w:space="0" w:color="auto"/>
      </w:divBdr>
    </w:div>
    <w:div w:id="834764311">
      <w:bodyDiv w:val="1"/>
      <w:marLeft w:val="0"/>
      <w:marRight w:val="0"/>
      <w:marTop w:val="0"/>
      <w:marBottom w:val="0"/>
      <w:divBdr>
        <w:top w:val="none" w:sz="0" w:space="0" w:color="auto"/>
        <w:left w:val="none" w:sz="0" w:space="0" w:color="auto"/>
        <w:bottom w:val="none" w:sz="0" w:space="0" w:color="auto"/>
        <w:right w:val="none" w:sz="0" w:space="0" w:color="auto"/>
      </w:divBdr>
    </w:div>
    <w:div w:id="834802960">
      <w:bodyDiv w:val="1"/>
      <w:marLeft w:val="0"/>
      <w:marRight w:val="0"/>
      <w:marTop w:val="0"/>
      <w:marBottom w:val="0"/>
      <w:divBdr>
        <w:top w:val="none" w:sz="0" w:space="0" w:color="auto"/>
        <w:left w:val="none" w:sz="0" w:space="0" w:color="auto"/>
        <w:bottom w:val="none" w:sz="0" w:space="0" w:color="auto"/>
        <w:right w:val="none" w:sz="0" w:space="0" w:color="auto"/>
      </w:divBdr>
    </w:div>
    <w:div w:id="836195686">
      <w:bodyDiv w:val="1"/>
      <w:marLeft w:val="0"/>
      <w:marRight w:val="0"/>
      <w:marTop w:val="0"/>
      <w:marBottom w:val="0"/>
      <w:divBdr>
        <w:top w:val="none" w:sz="0" w:space="0" w:color="auto"/>
        <w:left w:val="none" w:sz="0" w:space="0" w:color="auto"/>
        <w:bottom w:val="none" w:sz="0" w:space="0" w:color="auto"/>
        <w:right w:val="none" w:sz="0" w:space="0" w:color="auto"/>
      </w:divBdr>
    </w:div>
    <w:div w:id="838539133">
      <w:bodyDiv w:val="1"/>
      <w:marLeft w:val="0"/>
      <w:marRight w:val="0"/>
      <w:marTop w:val="0"/>
      <w:marBottom w:val="0"/>
      <w:divBdr>
        <w:top w:val="none" w:sz="0" w:space="0" w:color="auto"/>
        <w:left w:val="none" w:sz="0" w:space="0" w:color="auto"/>
        <w:bottom w:val="none" w:sz="0" w:space="0" w:color="auto"/>
        <w:right w:val="none" w:sz="0" w:space="0" w:color="auto"/>
      </w:divBdr>
    </w:div>
    <w:div w:id="838664462">
      <w:bodyDiv w:val="1"/>
      <w:marLeft w:val="0"/>
      <w:marRight w:val="0"/>
      <w:marTop w:val="0"/>
      <w:marBottom w:val="0"/>
      <w:divBdr>
        <w:top w:val="none" w:sz="0" w:space="0" w:color="auto"/>
        <w:left w:val="none" w:sz="0" w:space="0" w:color="auto"/>
        <w:bottom w:val="none" w:sz="0" w:space="0" w:color="auto"/>
        <w:right w:val="none" w:sz="0" w:space="0" w:color="auto"/>
      </w:divBdr>
    </w:div>
    <w:div w:id="842361776">
      <w:bodyDiv w:val="1"/>
      <w:marLeft w:val="0"/>
      <w:marRight w:val="0"/>
      <w:marTop w:val="0"/>
      <w:marBottom w:val="0"/>
      <w:divBdr>
        <w:top w:val="none" w:sz="0" w:space="0" w:color="auto"/>
        <w:left w:val="none" w:sz="0" w:space="0" w:color="auto"/>
        <w:bottom w:val="none" w:sz="0" w:space="0" w:color="auto"/>
        <w:right w:val="none" w:sz="0" w:space="0" w:color="auto"/>
      </w:divBdr>
    </w:div>
    <w:div w:id="843128531">
      <w:bodyDiv w:val="1"/>
      <w:marLeft w:val="0"/>
      <w:marRight w:val="0"/>
      <w:marTop w:val="0"/>
      <w:marBottom w:val="0"/>
      <w:divBdr>
        <w:top w:val="none" w:sz="0" w:space="0" w:color="auto"/>
        <w:left w:val="none" w:sz="0" w:space="0" w:color="auto"/>
        <w:bottom w:val="none" w:sz="0" w:space="0" w:color="auto"/>
        <w:right w:val="none" w:sz="0" w:space="0" w:color="auto"/>
      </w:divBdr>
    </w:div>
    <w:div w:id="848717937">
      <w:bodyDiv w:val="1"/>
      <w:marLeft w:val="0"/>
      <w:marRight w:val="0"/>
      <w:marTop w:val="0"/>
      <w:marBottom w:val="0"/>
      <w:divBdr>
        <w:top w:val="none" w:sz="0" w:space="0" w:color="auto"/>
        <w:left w:val="none" w:sz="0" w:space="0" w:color="auto"/>
        <w:bottom w:val="none" w:sz="0" w:space="0" w:color="auto"/>
        <w:right w:val="none" w:sz="0" w:space="0" w:color="auto"/>
      </w:divBdr>
    </w:div>
    <w:div w:id="851534699">
      <w:bodyDiv w:val="1"/>
      <w:marLeft w:val="0"/>
      <w:marRight w:val="0"/>
      <w:marTop w:val="0"/>
      <w:marBottom w:val="0"/>
      <w:divBdr>
        <w:top w:val="none" w:sz="0" w:space="0" w:color="auto"/>
        <w:left w:val="none" w:sz="0" w:space="0" w:color="auto"/>
        <w:bottom w:val="none" w:sz="0" w:space="0" w:color="auto"/>
        <w:right w:val="none" w:sz="0" w:space="0" w:color="auto"/>
      </w:divBdr>
    </w:div>
    <w:div w:id="854467033">
      <w:bodyDiv w:val="1"/>
      <w:marLeft w:val="0"/>
      <w:marRight w:val="0"/>
      <w:marTop w:val="0"/>
      <w:marBottom w:val="0"/>
      <w:divBdr>
        <w:top w:val="none" w:sz="0" w:space="0" w:color="auto"/>
        <w:left w:val="none" w:sz="0" w:space="0" w:color="auto"/>
        <w:bottom w:val="none" w:sz="0" w:space="0" w:color="auto"/>
        <w:right w:val="none" w:sz="0" w:space="0" w:color="auto"/>
      </w:divBdr>
    </w:div>
    <w:div w:id="857618208">
      <w:bodyDiv w:val="1"/>
      <w:marLeft w:val="0"/>
      <w:marRight w:val="0"/>
      <w:marTop w:val="0"/>
      <w:marBottom w:val="0"/>
      <w:divBdr>
        <w:top w:val="none" w:sz="0" w:space="0" w:color="auto"/>
        <w:left w:val="none" w:sz="0" w:space="0" w:color="auto"/>
        <w:bottom w:val="none" w:sz="0" w:space="0" w:color="auto"/>
        <w:right w:val="none" w:sz="0" w:space="0" w:color="auto"/>
      </w:divBdr>
    </w:div>
    <w:div w:id="861940407">
      <w:bodyDiv w:val="1"/>
      <w:marLeft w:val="0"/>
      <w:marRight w:val="0"/>
      <w:marTop w:val="0"/>
      <w:marBottom w:val="0"/>
      <w:divBdr>
        <w:top w:val="none" w:sz="0" w:space="0" w:color="auto"/>
        <w:left w:val="none" w:sz="0" w:space="0" w:color="auto"/>
        <w:bottom w:val="none" w:sz="0" w:space="0" w:color="auto"/>
        <w:right w:val="none" w:sz="0" w:space="0" w:color="auto"/>
      </w:divBdr>
    </w:div>
    <w:div w:id="864056530">
      <w:bodyDiv w:val="1"/>
      <w:marLeft w:val="0"/>
      <w:marRight w:val="0"/>
      <w:marTop w:val="0"/>
      <w:marBottom w:val="0"/>
      <w:divBdr>
        <w:top w:val="none" w:sz="0" w:space="0" w:color="auto"/>
        <w:left w:val="none" w:sz="0" w:space="0" w:color="auto"/>
        <w:bottom w:val="none" w:sz="0" w:space="0" w:color="auto"/>
        <w:right w:val="none" w:sz="0" w:space="0" w:color="auto"/>
      </w:divBdr>
    </w:div>
    <w:div w:id="866017390">
      <w:bodyDiv w:val="1"/>
      <w:marLeft w:val="0"/>
      <w:marRight w:val="0"/>
      <w:marTop w:val="0"/>
      <w:marBottom w:val="0"/>
      <w:divBdr>
        <w:top w:val="none" w:sz="0" w:space="0" w:color="auto"/>
        <w:left w:val="none" w:sz="0" w:space="0" w:color="auto"/>
        <w:bottom w:val="none" w:sz="0" w:space="0" w:color="auto"/>
        <w:right w:val="none" w:sz="0" w:space="0" w:color="auto"/>
      </w:divBdr>
    </w:div>
    <w:div w:id="868838811">
      <w:bodyDiv w:val="1"/>
      <w:marLeft w:val="0"/>
      <w:marRight w:val="0"/>
      <w:marTop w:val="0"/>
      <w:marBottom w:val="0"/>
      <w:divBdr>
        <w:top w:val="none" w:sz="0" w:space="0" w:color="auto"/>
        <w:left w:val="none" w:sz="0" w:space="0" w:color="auto"/>
        <w:bottom w:val="none" w:sz="0" w:space="0" w:color="auto"/>
        <w:right w:val="none" w:sz="0" w:space="0" w:color="auto"/>
      </w:divBdr>
    </w:div>
    <w:div w:id="871265192">
      <w:bodyDiv w:val="1"/>
      <w:marLeft w:val="0"/>
      <w:marRight w:val="0"/>
      <w:marTop w:val="0"/>
      <w:marBottom w:val="0"/>
      <w:divBdr>
        <w:top w:val="none" w:sz="0" w:space="0" w:color="auto"/>
        <w:left w:val="none" w:sz="0" w:space="0" w:color="auto"/>
        <w:bottom w:val="none" w:sz="0" w:space="0" w:color="auto"/>
        <w:right w:val="none" w:sz="0" w:space="0" w:color="auto"/>
      </w:divBdr>
    </w:div>
    <w:div w:id="875697539">
      <w:bodyDiv w:val="1"/>
      <w:marLeft w:val="0"/>
      <w:marRight w:val="0"/>
      <w:marTop w:val="0"/>
      <w:marBottom w:val="0"/>
      <w:divBdr>
        <w:top w:val="none" w:sz="0" w:space="0" w:color="auto"/>
        <w:left w:val="none" w:sz="0" w:space="0" w:color="auto"/>
        <w:bottom w:val="none" w:sz="0" w:space="0" w:color="auto"/>
        <w:right w:val="none" w:sz="0" w:space="0" w:color="auto"/>
      </w:divBdr>
    </w:div>
    <w:div w:id="881021267">
      <w:bodyDiv w:val="1"/>
      <w:marLeft w:val="0"/>
      <w:marRight w:val="0"/>
      <w:marTop w:val="0"/>
      <w:marBottom w:val="0"/>
      <w:divBdr>
        <w:top w:val="none" w:sz="0" w:space="0" w:color="auto"/>
        <w:left w:val="none" w:sz="0" w:space="0" w:color="auto"/>
        <w:bottom w:val="none" w:sz="0" w:space="0" w:color="auto"/>
        <w:right w:val="none" w:sz="0" w:space="0" w:color="auto"/>
      </w:divBdr>
    </w:div>
    <w:div w:id="882911181">
      <w:bodyDiv w:val="1"/>
      <w:marLeft w:val="0"/>
      <w:marRight w:val="0"/>
      <w:marTop w:val="0"/>
      <w:marBottom w:val="0"/>
      <w:divBdr>
        <w:top w:val="none" w:sz="0" w:space="0" w:color="auto"/>
        <w:left w:val="none" w:sz="0" w:space="0" w:color="auto"/>
        <w:bottom w:val="none" w:sz="0" w:space="0" w:color="auto"/>
        <w:right w:val="none" w:sz="0" w:space="0" w:color="auto"/>
      </w:divBdr>
    </w:div>
    <w:div w:id="885029346">
      <w:bodyDiv w:val="1"/>
      <w:marLeft w:val="0"/>
      <w:marRight w:val="0"/>
      <w:marTop w:val="0"/>
      <w:marBottom w:val="0"/>
      <w:divBdr>
        <w:top w:val="none" w:sz="0" w:space="0" w:color="auto"/>
        <w:left w:val="none" w:sz="0" w:space="0" w:color="auto"/>
        <w:bottom w:val="none" w:sz="0" w:space="0" w:color="auto"/>
        <w:right w:val="none" w:sz="0" w:space="0" w:color="auto"/>
      </w:divBdr>
    </w:div>
    <w:div w:id="886374567">
      <w:bodyDiv w:val="1"/>
      <w:marLeft w:val="0"/>
      <w:marRight w:val="0"/>
      <w:marTop w:val="0"/>
      <w:marBottom w:val="0"/>
      <w:divBdr>
        <w:top w:val="none" w:sz="0" w:space="0" w:color="auto"/>
        <w:left w:val="none" w:sz="0" w:space="0" w:color="auto"/>
        <w:bottom w:val="none" w:sz="0" w:space="0" w:color="auto"/>
        <w:right w:val="none" w:sz="0" w:space="0" w:color="auto"/>
      </w:divBdr>
    </w:div>
    <w:div w:id="888734559">
      <w:bodyDiv w:val="1"/>
      <w:marLeft w:val="0"/>
      <w:marRight w:val="0"/>
      <w:marTop w:val="0"/>
      <w:marBottom w:val="0"/>
      <w:divBdr>
        <w:top w:val="none" w:sz="0" w:space="0" w:color="auto"/>
        <w:left w:val="none" w:sz="0" w:space="0" w:color="auto"/>
        <w:bottom w:val="none" w:sz="0" w:space="0" w:color="auto"/>
        <w:right w:val="none" w:sz="0" w:space="0" w:color="auto"/>
      </w:divBdr>
    </w:div>
    <w:div w:id="889456567">
      <w:bodyDiv w:val="1"/>
      <w:marLeft w:val="0"/>
      <w:marRight w:val="0"/>
      <w:marTop w:val="0"/>
      <w:marBottom w:val="0"/>
      <w:divBdr>
        <w:top w:val="none" w:sz="0" w:space="0" w:color="auto"/>
        <w:left w:val="none" w:sz="0" w:space="0" w:color="auto"/>
        <w:bottom w:val="none" w:sz="0" w:space="0" w:color="auto"/>
        <w:right w:val="none" w:sz="0" w:space="0" w:color="auto"/>
      </w:divBdr>
    </w:div>
    <w:div w:id="893470397">
      <w:bodyDiv w:val="1"/>
      <w:marLeft w:val="0"/>
      <w:marRight w:val="0"/>
      <w:marTop w:val="0"/>
      <w:marBottom w:val="0"/>
      <w:divBdr>
        <w:top w:val="none" w:sz="0" w:space="0" w:color="auto"/>
        <w:left w:val="none" w:sz="0" w:space="0" w:color="auto"/>
        <w:bottom w:val="none" w:sz="0" w:space="0" w:color="auto"/>
        <w:right w:val="none" w:sz="0" w:space="0" w:color="auto"/>
      </w:divBdr>
    </w:div>
    <w:div w:id="893811725">
      <w:bodyDiv w:val="1"/>
      <w:marLeft w:val="0"/>
      <w:marRight w:val="0"/>
      <w:marTop w:val="0"/>
      <w:marBottom w:val="0"/>
      <w:divBdr>
        <w:top w:val="none" w:sz="0" w:space="0" w:color="auto"/>
        <w:left w:val="none" w:sz="0" w:space="0" w:color="auto"/>
        <w:bottom w:val="none" w:sz="0" w:space="0" w:color="auto"/>
        <w:right w:val="none" w:sz="0" w:space="0" w:color="auto"/>
      </w:divBdr>
    </w:div>
    <w:div w:id="896086063">
      <w:bodyDiv w:val="1"/>
      <w:marLeft w:val="0"/>
      <w:marRight w:val="0"/>
      <w:marTop w:val="0"/>
      <w:marBottom w:val="0"/>
      <w:divBdr>
        <w:top w:val="none" w:sz="0" w:space="0" w:color="auto"/>
        <w:left w:val="none" w:sz="0" w:space="0" w:color="auto"/>
        <w:bottom w:val="none" w:sz="0" w:space="0" w:color="auto"/>
        <w:right w:val="none" w:sz="0" w:space="0" w:color="auto"/>
      </w:divBdr>
    </w:div>
    <w:div w:id="899948701">
      <w:bodyDiv w:val="1"/>
      <w:marLeft w:val="0"/>
      <w:marRight w:val="0"/>
      <w:marTop w:val="0"/>
      <w:marBottom w:val="0"/>
      <w:divBdr>
        <w:top w:val="none" w:sz="0" w:space="0" w:color="auto"/>
        <w:left w:val="none" w:sz="0" w:space="0" w:color="auto"/>
        <w:bottom w:val="none" w:sz="0" w:space="0" w:color="auto"/>
        <w:right w:val="none" w:sz="0" w:space="0" w:color="auto"/>
      </w:divBdr>
    </w:div>
    <w:div w:id="900672339">
      <w:bodyDiv w:val="1"/>
      <w:marLeft w:val="0"/>
      <w:marRight w:val="0"/>
      <w:marTop w:val="0"/>
      <w:marBottom w:val="0"/>
      <w:divBdr>
        <w:top w:val="none" w:sz="0" w:space="0" w:color="auto"/>
        <w:left w:val="none" w:sz="0" w:space="0" w:color="auto"/>
        <w:bottom w:val="none" w:sz="0" w:space="0" w:color="auto"/>
        <w:right w:val="none" w:sz="0" w:space="0" w:color="auto"/>
      </w:divBdr>
    </w:div>
    <w:div w:id="901596115">
      <w:bodyDiv w:val="1"/>
      <w:marLeft w:val="0"/>
      <w:marRight w:val="0"/>
      <w:marTop w:val="0"/>
      <w:marBottom w:val="0"/>
      <w:divBdr>
        <w:top w:val="none" w:sz="0" w:space="0" w:color="auto"/>
        <w:left w:val="none" w:sz="0" w:space="0" w:color="auto"/>
        <w:bottom w:val="none" w:sz="0" w:space="0" w:color="auto"/>
        <w:right w:val="none" w:sz="0" w:space="0" w:color="auto"/>
      </w:divBdr>
    </w:div>
    <w:div w:id="903954768">
      <w:bodyDiv w:val="1"/>
      <w:marLeft w:val="0"/>
      <w:marRight w:val="0"/>
      <w:marTop w:val="0"/>
      <w:marBottom w:val="0"/>
      <w:divBdr>
        <w:top w:val="none" w:sz="0" w:space="0" w:color="auto"/>
        <w:left w:val="none" w:sz="0" w:space="0" w:color="auto"/>
        <w:bottom w:val="none" w:sz="0" w:space="0" w:color="auto"/>
        <w:right w:val="none" w:sz="0" w:space="0" w:color="auto"/>
      </w:divBdr>
      <w:divsChild>
        <w:div w:id="1959287562">
          <w:marLeft w:val="0"/>
          <w:marRight w:val="0"/>
          <w:marTop w:val="0"/>
          <w:marBottom w:val="0"/>
          <w:divBdr>
            <w:top w:val="none" w:sz="0" w:space="0" w:color="auto"/>
            <w:left w:val="none" w:sz="0" w:space="0" w:color="auto"/>
            <w:bottom w:val="none" w:sz="0" w:space="0" w:color="auto"/>
            <w:right w:val="none" w:sz="0" w:space="0" w:color="auto"/>
          </w:divBdr>
          <w:divsChild>
            <w:div w:id="1822694433">
              <w:marLeft w:val="0"/>
              <w:marRight w:val="0"/>
              <w:marTop w:val="0"/>
              <w:marBottom w:val="0"/>
              <w:divBdr>
                <w:top w:val="none" w:sz="0" w:space="0" w:color="auto"/>
                <w:left w:val="none" w:sz="0" w:space="0" w:color="auto"/>
                <w:bottom w:val="none" w:sz="0" w:space="0" w:color="auto"/>
                <w:right w:val="none" w:sz="0" w:space="0" w:color="auto"/>
              </w:divBdr>
            </w:div>
            <w:div w:id="549268273">
              <w:marLeft w:val="0"/>
              <w:marRight w:val="0"/>
              <w:marTop w:val="0"/>
              <w:marBottom w:val="0"/>
              <w:divBdr>
                <w:top w:val="none" w:sz="0" w:space="0" w:color="auto"/>
                <w:left w:val="none" w:sz="0" w:space="0" w:color="auto"/>
                <w:bottom w:val="none" w:sz="0" w:space="0" w:color="auto"/>
                <w:right w:val="none" w:sz="0" w:space="0" w:color="auto"/>
              </w:divBdr>
            </w:div>
            <w:div w:id="108594291">
              <w:marLeft w:val="0"/>
              <w:marRight w:val="0"/>
              <w:marTop w:val="0"/>
              <w:marBottom w:val="0"/>
              <w:divBdr>
                <w:top w:val="none" w:sz="0" w:space="0" w:color="auto"/>
                <w:left w:val="none" w:sz="0" w:space="0" w:color="auto"/>
                <w:bottom w:val="none" w:sz="0" w:space="0" w:color="auto"/>
                <w:right w:val="none" w:sz="0" w:space="0" w:color="auto"/>
              </w:divBdr>
            </w:div>
            <w:div w:id="63927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86729">
      <w:bodyDiv w:val="1"/>
      <w:marLeft w:val="0"/>
      <w:marRight w:val="0"/>
      <w:marTop w:val="0"/>
      <w:marBottom w:val="0"/>
      <w:divBdr>
        <w:top w:val="none" w:sz="0" w:space="0" w:color="auto"/>
        <w:left w:val="none" w:sz="0" w:space="0" w:color="auto"/>
        <w:bottom w:val="none" w:sz="0" w:space="0" w:color="auto"/>
        <w:right w:val="none" w:sz="0" w:space="0" w:color="auto"/>
      </w:divBdr>
    </w:div>
    <w:div w:id="908265680">
      <w:bodyDiv w:val="1"/>
      <w:marLeft w:val="0"/>
      <w:marRight w:val="0"/>
      <w:marTop w:val="0"/>
      <w:marBottom w:val="0"/>
      <w:divBdr>
        <w:top w:val="none" w:sz="0" w:space="0" w:color="auto"/>
        <w:left w:val="none" w:sz="0" w:space="0" w:color="auto"/>
        <w:bottom w:val="none" w:sz="0" w:space="0" w:color="auto"/>
        <w:right w:val="none" w:sz="0" w:space="0" w:color="auto"/>
      </w:divBdr>
    </w:div>
    <w:div w:id="910851651">
      <w:bodyDiv w:val="1"/>
      <w:marLeft w:val="0"/>
      <w:marRight w:val="0"/>
      <w:marTop w:val="0"/>
      <w:marBottom w:val="0"/>
      <w:divBdr>
        <w:top w:val="none" w:sz="0" w:space="0" w:color="auto"/>
        <w:left w:val="none" w:sz="0" w:space="0" w:color="auto"/>
        <w:bottom w:val="none" w:sz="0" w:space="0" w:color="auto"/>
        <w:right w:val="none" w:sz="0" w:space="0" w:color="auto"/>
      </w:divBdr>
    </w:div>
    <w:div w:id="913510935">
      <w:bodyDiv w:val="1"/>
      <w:marLeft w:val="0"/>
      <w:marRight w:val="0"/>
      <w:marTop w:val="0"/>
      <w:marBottom w:val="0"/>
      <w:divBdr>
        <w:top w:val="none" w:sz="0" w:space="0" w:color="auto"/>
        <w:left w:val="none" w:sz="0" w:space="0" w:color="auto"/>
        <w:bottom w:val="none" w:sz="0" w:space="0" w:color="auto"/>
        <w:right w:val="none" w:sz="0" w:space="0" w:color="auto"/>
      </w:divBdr>
    </w:div>
    <w:div w:id="913659937">
      <w:bodyDiv w:val="1"/>
      <w:marLeft w:val="0"/>
      <w:marRight w:val="0"/>
      <w:marTop w:val="0"/>
      <w:marBottom w:val="0"/>
      <w:divBdr>
        <w:top w:val="none" w:sz="0" w:space="0" w:color="auto"/>
        <w:left w:val="none" w:sz="0" w:space="0" w:color="auto"/>
        <w:bottom w:val="none" w:sz="0" w:space="0" w:color="auto"/>
        <w:right w:val="none" w:sz="0" w:space="0" w:color="auto"/>
      </w:divBdr>
    </w:div>
    <w:div w:id="916284339">
      <w:bodyDiv w:val="1"/>
      <w:marLeft w:val="0"/>
      <w:marRight w:val="0"/>
      <w:marTop w:val="0"/>
      <w:marBottom w:val="0"/>
      <w:divBdr>
        <w:top w:val="none" w:sz="0" w:space="0" w:color="auto"/>
        <w:left w:val="none" w:sz="0" w:space="0" w:color="auto"/>
        <w:bottom w:val="none" w:sz="0" w:space="0" w:color="auto"/>
        <w:right w:val="none" w:sz="0" w:space="0" w:color="auto"/>
      </w:divBdr>
    </w:div>
    <w:div w:id="920338273">
      <w:bodyDiv w:val="1"/>
      <w:marLeft w:val="0"/>
      <w:marRight w:val="0"/>
      <w:marTop w:val="0"/>
      <w:marBottom w:val="0"/>
      <w:divBdr>
        <w:top w:val="none" w:sz="0" w:space="0" w:color="auto"/>
        <w:left w:val="none" w:sz="0" w:space="0" w:color="auto"/>
        <w:bottom w:val="none" w:sz="0" w:space="0" w:color="auto"/>
        <w:right w:val="none" w:sz="0" w:space="0" w:color="auto"/>
      </w:divBdr>
    </w:div>
    <w:div w:id="924341482">
      <w:bodyDiv w:val="1"/>
      <w:marLeft w:val="0"/>
      <w:marRight w:val="0"/>
      <w:marTop w:val="0"/>
      <w:marBottom w:val="0"/>
      <w:divBdr>
        <w:top w:val="none" w:sz="0" w:space="0" w:color="auto"/>
        <w:left w:val="none" w:sz="0" w:space="0" w:color="auto"/>
        <w:bottom w:val="none" w:sz="0" w:space="0" w:color="auto"/>
        <w:right w:val="none" w:sz="0" w:space="0" w:color="auto"/>
      </w:divBdr>
    </w:div>
    <w:div w:id="925571696">
      <w:bodyDiv w:val="1"/>
      <w:marLeft w:val="0"/>
      <w:marRight w:val="0"/>
      <w:marTop w:val="0"/>
      <w:marBottom w:val="0"/>
      <w:divBdr>
        <w:top w:val="none" w:sz="0" w:space="0" w:color="auto"/>
        <w:left w:val="none" w:sz="0" w:space="0" w:color="auto"/>
        <w:bottom w:val="none" w:sz="0" w:space="0" w:color="auto"/>
        <w:right w:val="none" w:sz="0" w:space="0" w:color="auto"/>
      </w:divBdr>
    </w:div>
    <w:div w:id="928661714">
      <w:bodyDiv w:val="1"/>
      <w:marLeft w:val="0"/>
      <w:marRight w:val="0"/>
      <w:marTop w:val="0"/>
      <w:marBottom w:val="0"/>
      <w:divBdr>
        <w:top w:val="none" w:sz="0" w:space="0" w:color="auto"/>
        <w:left w:val="none" w:sz="0" w:space="0" w:color="auto"/>
        <w:bottom w:val="none" w:sz="0" w:space="0" w:color="auto"/>
        <w:right w:val="none" w:sz="0" w:space="0" w:color="auto"/>
      </w:divBdr>
    </w:div>
    <w:div w:id="933904799">
      <w:bodyDiv w:val="1"/>
      <w:marLeft w:val="0"/>
      <w:marRight w:val="0"/>
      <w:marTop w:val="0"/>
      <w:marBottom w:val="0"/>
      <w:divBdr>
        <w:top w:val="none" w:sz="0" w:space="0" w:color="auto"/>
        <w:left w:val="none" w:sz="0" w:space="0" w:color="auto"/>
        <w:bottom w:val="none" w:sz="0" w:space="0" w:color="auto"/>
        <w:right w:val="none" w:sz="0" w:space="0" w:color="auto"/>
      </w:divBdr>
    </w:div>
    <w:div w:id="936643451">
      <w:bodyDiv w:val="1"/>
      <w:marLeft w:val="0"/>
      <w:marRight w:val="0"/>
      <w:marTop w:val="0"/>
      <w:marBottom w:val="0"/>
      <w:divBdr>
        <w:top w:val="none" w:sz="0" w:space="0" w:color="auto"/>
        <w:left w:val="none" w:sz="0" w:space="0" w:color="auto"/>
        <w:bottom w:val="none" w:sz="0" w:space="0" w:color="auto"/>
        <w:right w:val="none" w:sz="0" w:space="0" w:color="auto"/>
      </w:divBdr>
    </w:div>
    <w:div w:id="937371475">
      <w:bodyDiv w:val="1"/>
      <w:marLeft w:val="0"/>
      <w:marRight w:val="0"/>
      <w:marTop w:val="0"/>
      <w:marBottom w:val="0"/>
      <w:divBdr>
        <w:top w:val="none" w:sz="0" w:space="0" w:color="auto"/>
        <w:left w:val="none" w:sz="0" w:space="0" w:color="auto"/>
        <w:bottom w:val="none" w:sz="0" w:space="0" w:color="auto"/>
        <w:right w:val="none" w:sz="0" w:space="0" w:color="auto"/>
      </w:divBdr>
    </w:div>
    <w:div w:id="937564536">
      <w:bodyDiv w:val="1"/>
      <w:marLeft w:val="0"/>
      <w:marRight w:val="0"/>
      <w:marTop w:val="0"/>
      <w:marBottom w:val="0"/>
      <w:divBdr>
        <w:top w:val="none" w:sz="0" w:space="0" w:color="auto"/>
        <w:left w:val="none" w:sz="0" w:space="0" w:color="auto"/>
        <w:bottom w:val="none" w:sz="0" w:space="0" w:color="auto"/>
        <w:right w:val="none" w:sz="0" w:space="0" w:color="auto"/>
      </w:divBdr>
    </w:div>
    <w:div w:id="945425305">
      <w:bodyDiv w:val="1"/>
      <w:marLeft w:val="0"/>
      <w:marRight w:val="0"/>
      <w:marTop w:val="0"/>
      <w:marBottom w:val="0"/>
      <w:divBdr>
        <w:top w:val="none" w:sz="0" w:space="0" w:color="auto"/>
        <w:left w:val="none" w:sz="0" w:space="0" w:color="auto"/>
        <w:bottom w:val="none" w:sz="0" w:space="0" w:color="auto"/>
        <w:right w:val="none" w:sz="0" w:space="0" w:color="auto"/>
      </w:divBdr>
    </w:div>
    <w:div w:id="946931827">
      <w:bodyDiv w:val="1"/>
      <w:marLeft w:val="0"/>
      <w:marRight w:val="0"/>
      <w:marTop w:val="0"/>
      <w:marBottom w:val="0"/>
      <w:divBdr>
        <w:top w:val="none" w:sz="0" w:space="0" w:color="auto"/>
        <w:left w:val="none" w:sz="0" w:space="0" w:color="auto"/>
        <w:bottom w:val="none" w:sz="0" w:space="0" w:color="auto"/>
        <w:right w:val="none" w:sz="0" w:space="0" w:color="auto"/>
      </w:divBdr>
    </w:div>
    <w:div w:id="951279145">
      <w:bodyDiv w:val="1"/>
      <w:marLeft w:val="0"/>
      <w:marRight w:val="0"/>
      <w:marTop w:val="0"/>
      <w:marBottom w:val="0"/>
      <w:divBdr>
        <w:top w:val="none" w:sz="0" w:space="0" w:color="auto"/>
        <w:left w:val="none" w:sz="0" w:space="0" w:color="auto"/>
        <w:bottom w:val="none" w:sz="0" w:space="0" w:color="auto"/>
        <w:right w:val="none" w:sz="0" w:space="0" w:color="auto"/>
      </w:divBdr>
    </w:div>
    <w:div w:id="952901951">
      <w:bodyDiv w:val="1"/>
      <w:marLeft w:val="0"/>
      <w:marRight w:val="0"/>
      <w:marTop w:val="0"/>
      <w:marBottom w:val="0"/>
      <w:divBdr>
        <w:top w:val="none" w:sz="0" w:space="0" w:color="auto"/>
        <w:left w:val="none" w:sz="0" w:space="0" w:color="auto"/>
        <w:bottom w:val="none" w:sz="0" w:space="0" w:color="auto"/>
        <w:right w:val="none" w:sz="0" w:space="0" w:color="auto"/>
      </w:divBdr>
    </w:div>
    <w:div w:id="954099921">
      <w:bodyDiv w:val="1"/>
      <w:marLeft w:val="0"/>
      <w:marRight w:val="0"/>
      <w:marTop w:val="0"/>
      <w:marBottom w:val="0"/>
      <w:divBdr>
        <w:top w:val="none" w:sz="0" w:space="0" w:color="auto"/>
        <w:left w:val="none" w:sz="0" w:space="0" w:color="auto"/>
        <w:bottom w:val="none" w:sz="0" w:space="0" w:color="auto"/>
        <w:right w:val="none" w:sz="0" w:space="0" w:color="auto"/>
      </w:divBdr>
    </w:div>
    <w:div w:id="964117524">
      <w:bodyDiv w:val="1"/>
      <w:marLeft w:val="0"/>
      <w:marRight w:val="0"/>
      <w:marTop w:val="0"/>
      <w:marBottom w:val="0"/>
      <w:divBdr>
        <w:top w:val="none" w:sz="0" w:space="0" w:color="auto"/>
        <w:left w:val="none" w:sz="0" w:space="0" w:color="auto"/>
        <w:bottom w:val="none" w:sz="0" w:space="0" w:color="auto"/>
        <w:right w:val="none" w:sz="0" w:space="0" w:color="auto"/>
      </w:divBdr>
    </w:div>
    <w:div w:id="964581294">
      <w:bodyDiv w:val="1"/>
      <w:marLeft w:val="0"/>
      <w:marRight w:val="0"/>
      <w:marTop w:val="0"/>
      <w:marBottom w:val="0"/>
      <w:divBdr>
        <w:top w:val="none" w:sz="0" w:space="0" w:color="auto"/>
        <w:left w:val="none" w:sz="0" w:space="0" w:color="auto"/>
        <w:bottom w:val="none" w:sz="0" w:space="0" w:color="auto"/>
        <w:right w:val="none" w:sz="0" w:space="0" w:color="auto"/>
      </w:divBdr>
    </w:div>
    <w:div w:id="964702231">
      <w:bodyDiv w:val="1"/>
      <w:marLeft w:val="0"/>
      <w:marRight w:val="0"/>
      <w:marTop w:val="0"/>
      <w:marBottom w:val="0"/>
      <w:divBdr>
        <w:top w:val="none" w:sz="0" w:space="0" w:color="auto"/>
        <w:left w:val="none" w:sz="0" w:space="0" w:color="auto"/>
        <w:bottom w:val="none" w:sz="0" w:space="0" w:color="auto"/>
        <w:right w:val="none" w:sz="0" w:space="0" w:color="auto"/>
      </w:divBdr>
    </w:div>
    <w:div w:id="980963078">
      <w:bodyDiv w:val="1"/>
      <w:marLeft w:val="0"/>
      <w:marRight w:val="0"/>
      <w:marTop w:val="0"/>
      <w:marBottom w:val="0"/>
      <w:divBdr>
        <w:top w:val="none" w:sz="0" w:space="0" w:color="auto"/>
        <w:left w:val="none" w:sz="0" w:space="0" w:color="auto"/>
        <w:bottom w:val="none" w:sz="0" w:space="0" w:color="auto"/>
        <w:right w:val="none" w:sz="0" w:space="0" w:color="auto"/>
      </w:divBdr>
    </w:div>
    <w:div w:id="986207849">
      <w:bodyDiv w:val="1"/>
      <w:marLeft w:val="0"/>
      <w:marRight w:val="0"/>
      <w:marTop w:val="0"/>
      <w:marBottom w:val="0"/>
      <w:divBdr>
        <w:top w:val="none" w:sz="0" w:space="0" w:color="auto"/>
        <w:left w:val="none" w:sz="0" w:space="0" w:color="auto"/>
        <w:bottom w:val="none" w:sz="0" w:space="0" w:color="auto"/>
        <w:right w:val="none" w:sz="0" w:space="0" w:color="auto"/>
      </w:divBdr>
    </w:div>
    <w:div w:id="990906332">
      <w:bodyDiv w:val="1"/>
      <w:marLeft w:val="0"/>
      <w:marRight w:val="0"/>
      <w:marTop w:val="0"/>
      <w:marBottom w:val="0"/>
      <w:divBdr>
        <w:top w:val="none" w:sz="0" w:space="0" w:color="auto"/>
        <w:left w:val="none" w:sz="0" w:space="0" w:color="auto"/>
        <w:bottom w:val="none" w:sz="0" w:space="0" w:color="auto"/>
        <w:right w:val="none" w:sz="0" w:space="0" w:color="auto"/>
      </w:divBdr>
    </w:div>
    <w:div w:id="992879187">
      <w:bodyDiv w:val="1"/>
      <w:marLeft w:val="0"/>
      <w:marRight w:val="0"/>
      <w:marTop w:val="0"/>
      <w:marBottom w:val="0"/>
      <w:divBdr>
        <w:top w:val="none" w:sz="0" w:space="0" w:color="auto"/>
        <w:left w:val="none" w:sz="0" w:space="0" w:color="auto"/>
        <w:bottom w:val="none" w:sz="0" w:space="0" w:color="auto"/>
        <w:right w:val="none" w:sz="0" w:space="0" w:color="auto"/>
      </w:divBdr>
    </w:div>
    <w:div w:id="995760898">
      <w:bodyDiv w:val="1"/>
      <w:marLeft w:val="0"/>
      <w:marRight w:val="0"/>
      <w:marTop w:val="0"/>
      <w:marBottom w:val="0"/>
      <w:divBdr>
        <w:top w:val="none" w:sz="0" w:space="0" w:color="auto"/>
        <w:left w:val="none" w:sz="0" w:space="0" w:color="auto"/>
        <w:bottom w:val="none" w:sz="0" w:space="0" w:color="auto"/>
        <w:right w:val="none" w:sz="0" w:space="0" w:color="auto"/>
      </w:divBdr>
    </w:div>
    <w:div w:id="999701185">
      <w:bodyDiv w:val="1"/>
      <w:marLeft w:val="0"/>
      <w:marRight w:val="0"/>
      <w:marTop w:val="0"/>
      <w:marBottom w:val="0"/>
      <w:divBdr>
        <w:top w:val="none" w:sz="0" w:space="0" w:color="auto"/>
        <w:left w:val="none" w:sz="0" w:space="0" w:color="auto"/>
        <w:bottom w:val="none" w:sz="0" w:space="0" w:color="auto"/>
        <w:right w:val="none" w:sz="0" w:space="0" w:color="auto"/>
      </w:divBdr>
    </w:div>
    <w:div w:id="1003314119">
      <w:bodyDiv w:val="1"/>
      <w:marLeft w:val="0"/>
      <w:marRight w:val="0"/>
      <w:marTop w:val="0"/>
      <w:marBottom w:val="0"/>
      <w:divBdr>
        <w:top w:val="none" w:sz="0" w:space="0" w:color="auto"/>
        <w:left w:val="none" w:sz="0" w:space="0" w:color="auto"/>
        <w:bottom w:val="none" w:sz="0" w:space="0" w:color="auto"/>
        <w:right w:val="none" w:sz="0" w:space="0" w:color="auto"/>
      </w:divBdr>
    </w:div>
    <w:div w:id="1004093671">
      <w:bodyDiv w:val="1"/>
      <w:marLeft w:val="0"/>
      <w:marRight w:val="0"/>
      <w:marTop w:val="0"/>
      <w:marBottom w:val="0"/>
      <w:divBdr>
        <w:top w:val="none" w:sz="0" w:space="0" w:color="auto"/>
        <w:left w:val="none" w:sz="0" w:space="0" w:color="auto"/>
        <w:bottom w:val="none" w:sz="0" w:space="0" w:color="auto"/>
        <w:right w:val="none" w:sz="0" w:space="0" w:color="auto"/>
      </w:divBdr>
    </w:div>
    <w:div w:id="1011836550">
      <w:bodyDiv w:val="1"/>
      <w:marLeft w:val="0"/>
      <w:marRight w:val="0"/>
      <w:marTop w:val="0"/>
      <w:marBottom w:val="0"/>
      <w:divBdr>
        <w:top w:val="none" w:sz="0" w:space="0" w:color="auto"/>
        <w:left w:val="none" w:sz="0" w:space="0" w:color="auto"/>
        <w:bottom w:val="none" w:sz="0" w:space="0" w:color="auto"/>
        <w:right w:val="none" w:sz="0" w:space="0" w:color="auto"/>
      </w:divBdr>
    </w:div>
    <w:div w:id="1012803068">
      <w:bodyDiv w:val="1"/>
      <w:marLeft w:val="0"/>
      <w:marRight w:val="0"/>
      <w:marTop w:val="0"/>
      <w:marBottom w:val="0"/>
      <w:divBdr>
        <w:top w:val="none" w:sz="0" w:space="0" w:color="auto"/>
        <w:left w:val="none" w:sz="0" w:space="0" w:color="auto"/>
        <w:bottom w:val="none" w:sz="0" w:space="0" w:color="auto"/>
        <w:right w:val="none" w:sz="0" w:space="0" w:color="auto"/>
      </w:divBdr>
    </w:div>
    <w:div w:id="1014771743">
      <w:bodyDiv w:val="1"/>
      <w:marLeft w:val="0"/>
      <w:marRight w:val="0"/>
      <w:marTop w:val="0"/>
      <w:marBottom w:val="0"/>
      <w:divBdr>
        <w:top w:val="none" w:sz="0" w:space="0" w:color="auto"/>
        <w:left w:val="none" w:sz="0" w:space="0" w:color="auto"/>
        <w:bottom w:val="none" w:sz="0" w:space="0" w:color="auto"/>
        <w:right w:val="none" w:sz="0" w:space="0" w:color="auto"/>
      </w:divBdr>
    </w:div>
    <w:div w:id="1015033788">
      <w:bodyDiv w:val="1"/>
      <w:marLeft w:val="0"/>
      <w:marRight w:val="0"/>
      <w:marTop w:val="0"/>
      <w:marBottom w:val="0"/>
      <w:divBdr>
        <w:top w:val="none" w:sz="0" w:space="0" w:color="auto"/>
        <w:left w:val="none" w:sz="0" w:space="0" w:color="auto"/>
        <w:bottom w:val="none" w:sz="0" w:space="0" w:color="auto"/>
        <w:right w:val="none" w:sz="0" w:space="0" w:color="auto"/>
      </w:divBdr>
    </w:div>
    <w:div w:id="1016150503">
      <w:bodyDiv w:val="1"/>
      <w:marLeft w:val="0"/>
      <w:marRight w:val="0"/>
      <w:marTop w:val="0"/>
      <w:marBottom w:val="0"/>
      <w:divBdr>
        <w:top w:val="none" w:sz="0" w:space="0" w:color="auto"/>
        <w:left w:val="none" w:sz="0" w:space="0" w:color="auto"/>
        <w:bottom w:val="none" w:sz="0" w:space="0" w:color="auto"/>
        <w:right w:val="none" w:sz="0" w:space="0" w:color="auto"/>
      </w:divBdr>
    </w:div>
    <w:div w:id="1028525775">
      <w:bodyDiv w:val="1"/>
      <w:marLeft w:val="0"/>
      <w:marRight w:val="0"/>
      <w:marTop w:val="0"/>
      <w:marBottom w:val="0"/>
      <w:divBdr>
        <w:top w:val="none" w:sz="0" w:space="0" w:color="auto"/>
        <w:left w:val="none" w:sz="0" w:space="0" w:color="auto"/>
        <w:bottom w:val="none" w:sz="0" w:space="0" w:color="auto"/>
        <w:right w:val="none" w:sz="0" w:space="0" w:color="auto"/>
      </w:divBdr>
    </w:div>
    <w:div w:id="1034773421">
      <w:bodyDiv w:val="1"/>
      <w:marLeft w:val="0"/>
      <w:marRight w:val="0"/>
      <w:marTop w:val="0"/>
      <w:marBottom w:val="0"/>
      <w:divBdr>
        <w:top w:val="none" w:sz="0" w:space="0" w:color="auto"/>
        <w:left w:val="none" w:sz="0" w:space="0" w:color="auto"/>
        <w:bottom w:val="none" w:sz="0" w:space="0" w:color="auto"/>
        <w:right w:val="none" w:sz="0" w:space="0" w:color="auto"/>
      </w:divBdr>
    </w:div>
    <w:div w:id="1034888273">
      <w:bodyDiv w:val="1"/>
      <w:marLeft w:val="0"/>
      <w:marRight w:val="0"/>
      <w:marTop w:val="0"/>
      <w:marBottom w:val="0"/>
      <w:divBdr>
        <w:top w:val="none" w:sz="0" w:space="0" w:color="auto"/>
        <w:left w:val="none" w:sz="0" w:space="0" w:color="auto"/>
        <w:bottom w:val="none" w:sz="0" w:space="0" w:color="auto"/>
        <w:right w:val="none" w:sz="0" w:space="0" w:color="auto"/>
      </w:divBdr>
    </w:div>
    <w:div w:id="1034960299">
      <w:bodyDiv w:val="1"/>
      <w:marLeft w:val="0"/>
      <w:marRight w:val="0"/>
      <w:marTop w:val="0"/>
      <w:marBottom w:val="0"/>
      <w:divBdr>
        <w:top w:val="none" w:sz="0" w:space="0" w:color="auto"/>
        <w:left w:val="none" w:sz="0" w:space="0" w:color="auto"/>
        <w:bottom w:val="none" w:sz="0" w:space="0" w:color="auto"/>
        <w:right w:val="none" w:sz="0" w:space="0" w:color="auto"/>
      </w:divBdr>
    </w:div>
    <w:div w:id="1035882504">
      <w:bodyDiv w:val="1"/>
      <w:marLeft w:val="0"/>
      <w:marRight w:val="0"/>
      <w:marTop w:val="0"/>
      <w:marBottom w:val="0"/>
      <w:divBdr>
        <w:top w:val="none" w:sz="0" w:space="0" w:color="auto"/>
        <w:left w:val="none" w:sz="0" w:space="0" w:color="auto"/>
        <w:bottom w:val="none" w:sz="0" w:space="0" w:color="auto"/>
        <w:right w:val="none" w:sz="0" w:space="0" w:color="auto"/>
      </w:divBdr>
    </w:div>
    <w:div w:id="1038894653">
      <w:bodyDiv w:val="1"/>
      <w:marLeft w:val="0"/>
      <w:marRight w:val="0"/>
      <w:marTop w:val="0"/>
      <w:marBottom w:val="0"/>
      <w:divBdr>
        <w:top w:val="none" w:sz="0" w:space="0" w:color="auto"/>
        <w:left w:val="none" w:sz="0" w:space="0" w:color="auto"/>
        <w:bottom w:val="none" w:sz="0" w:space="0" w:color="auto"/>
        <w:right w:val="none" w:sz="0" w:space="0" w:color="auto"/>
      </w:divBdr>
    </w:div>
    <w:div w:id="1046027235">
      <w:bodyDiv w:val="1"/>
      <w:marLeft w:val="0"/>
      <w:marRight w:val="0"/>
      <w:marTop w:val="0"/>
      <w:marBottom w:val="0"/>
      <w:divBdr>
        <w:top w:val="none" w:sz="0" w:space="0" w:color="auto"/>
        <w:left w:val="none" w:sz="0" w:space="0" w:color="auto"/>
        <w:bottom w:val="none" w:sz="0" w:space="0" w:color="auto"/>
        <w:right w:val="none" w:sz="0" w:space="0" w:color="auto"/>
      </w:divBdr>
    </w:div>
    <w:div w:id="1046879434">
      <w:bodyDiv w:val="1"/>
      <w:marLeft w:val="0"/>
      <w:marRight w:val="0"/>
      <w:marTop w:val="0"/>
      <w:marBottom w:val="0"/>
      <w:divBdr>
        <w:top w:val="none" w:sz="0" w:space="0" w:color="auto"/>
        <w:left w:val="none" w:sz="0" w:space="0" w:color="auto"/>
        <w:bottom w:val="none" w:sz="0" w:space="0" w:color="auto"/>
        <w:right w:val="none" w:sz="0" w:space="0" w:color="auto"/>
      </w:divBdr>
    </w:div>
    <w:div w:id="1051854015">
      <w:bodyDiv w:val="1"/>
      <w:marLeft w:val="0"/>
      <w:marRight w:val="0"/>
      <w:marTop w:val="0"/>
      <w:marBottom w:val="0"/>
      <w:divBdr>
        <w:top w:val="none" w:sz="0" w:space="0" w:color="auto"/>
        <w:left w:val="none" w:sz="0" w:space="0" w:color="auto"/>
        <w:bottom w:val="none" w:sz="0" w:space="0" w:color="auto"/>
        <w:right w:val="none" w:sz="0" w:space="0" w:color="auto"/>
      </w:divBdr>
    </w:div>
    <w:div w:id="1052198202">
      <w:bodyDiv w:val="1"/>
      <w:marLeft w:val="0"/>
      <w:marRight w:val="0"/>
      <w:marTop w:val="0"/>
      <w:marBottom w:val="0"/>
      <w:divBdr>
        <w:top w:val="none" w:sz="0" w:space="0" w:color="auto"/>
        <w:left w:val="none" w:sz="0" w:space="0" w:color="auto"/>
        <w:bottom w:val="none" w:sz="0" w:space="0" w:color="auto"/>
        <w:right w:val="none" w:sz="0" w:space="0" w:color="auto"/>
      </w:divBdr>
    </w:div>
    <w:div w:id="1059209795">
      <w:bodyDiv w:val="1"/>
      <w:marLeft w:val="0"/>
      <w:marRight w:val="0"/>
      <w:marTop w:val="0"/>
      <w:marBottom w:val="0"/>
      <w:divBdr>
        <w:top w:val="none" w:sz="0" w:space="0" w:color="auto"/>
        <w:left w:val="none" w:sz="0" w:space="0" w:color="auto"/>
        <w:bottom w:val="none" w:sz="0" w:space="0" w:color="auto"/>
        <w:right w:val="none" w:sz="0" w:space="0" w:color="auto"/>
      </w:divBdr>
    </w:div>
    <w:div w:id="1060636783">
      <w:bodyDiv w:val="1"/>
      <w:marLeft w:val="0"/>
      <w:marRight w:val="0"/>
      <w:marTop w:val="0"/>
      <w:marBottom w:val="0"/>
      <w:divBdr>
        <w:top w:val="none" w:sz="0" w:space="0" w:color="auto"/>
        <w:left w:val="none" w:sz="0" w:space="0" w:color="auto"/>
        <w:bottom w:val="none" w:sz="0" w:space="0" w:color="auto"/>
        <w:right w:val="none" w:sz="0" w:space="0" w:color="auto"/>
      </w:divBdr>
    </w:div>
    <w:div w:id="1060710315">
      <w:bodyDiv w:val="1"/>
      <w:marLeft w:val="0"/>
      <w:marRight w:val="0"/>
      <w:marTop w:val="0"/>
      <w:marBottom w:val="0"/>
      <w:divBdr>
        <w:top w:val="none" w:sz="0" w:space="0" w:color="auto"/>
        <w:left w:val="none" w:sz="0" w:space="0" w:color="auto"/>
        <w:bottom w:val="none" w:sz="0" w:space="0" w:color="auto"/>
        <w:right w:val="none" w:sz="0" w:space="0" w:color="auto"/>
      </w:divBdr>
    </w:div>
    <w:div w:id="1060714158">
      <w:bodyDiv w:val="1"/>
      <w:marLeft w:val="0"/>
      <w:marRight w:val="0"/>
      <w:marTop w:val="0"/>
      <w:marBottom w:val="0"/>
      <w:divBdr>
        <w:top w:val="none" w:sz="0" w:space="0" w:color="auto"/>
        <w:left w:val="none" w:sz="0" w:space="0" w:color="auto"/>
        <w:bottom w:val="none" w:sz="0" w:space="0" w:color="auto"/>
        <w:right w:val="none" w:sz="0" w:space="0" w:color="auto"/>
      </w:divBdr>
    </w:div>
    <w:div w:id="1060863699">
      <w:bodyDiv w:val="1"/>
      <w:marLeft w:val="0"/>
      <w:marRight w:val="0"/>
      <w:marTop w:val="0"/>
      <w:marBottom w:val="0"/>
      <w:divBdr>
        <w:top w:val="none" w:sz="0" w:space="0" w:color="auto"/>
        <w:left w:val="none" w:sz="0" w:space="0" w:color="auto"/>
        <w:bottom w:val="none" w:sz="0" w:space="0" w:color="auto"/>
        <w:right w:val="none" w:sz="0" w:space="0" w:color="auto"/>
      </w:divBdr>
    </w:div>
    <w:div w:id="1065492815">
      <w:bodyDiv w:val="1"/>
      <w:marLeft w:val="0"/>
      <w:marRight w:val="0"/>
      <w:marTop w:val="0"/>
      <w:marBottom w:val="0"/>
      <w:divBdr>
        <w:top w:val="none" w:sz="0" w:space="0" w:color="auto"/>
        <w:left w:val="none" w:sz="0" w:space="0" w:color="auto"/>
        <w:bottom w:val="none" w:sz="0" w:space="0" w:color="auto"/>
        <w:right w:val="none" w:sz="0" w:space="0" w:color="auto"/>
      </w:divBdr>
    </w:div>
    <w:div w:id="1065645432">
      <w:bodyDiv w:val="1"/>
      <w:marLeft w:val="0"/>
      <w:marRight w:val="0"/>
      <w:marTop w:val="0"/>
      <w:marBottom w:val="0"/>
      <w:divBdr>
        <w:top w:val="none" w:sz="0" w:space="0" w:color="auto"/>
        <w:left w:val="none" w:sz="0" w:space="0" w:color="auto"/>
        <w:bottom w:val="none" w:sz="0" w:space="0" w:color="auto"/>
        <w:right w:val="none" w:sz="0" w:space="0" w:color="auto"/>
      </w:divBdr>
    </w:div>
    <w:div w:id="1068066778">
      <w:bodyDiv w:val="1"/>
      <w:marLeft w:val="0"/>
      <w:marRight w:val="0"/>
      <w:marTop w:val="0"/>
      <w:marBottom w:val="0"/>
      <w:divBdr>
        <w:top w:val="none" w:sz="0" w:space="0" w:color="auto"/>
        <w:left w:val="none" w:sz="0" w:space="0" w:color="auto"/>
        <w:bottom w:val="none" w:sz="0" w:space="0" w:color="auto"/>
        <w:right w:val="none" w:sz="0" w:space="0" w:color="auto"/>
      </w:divBdr>
    </w:div>
    <w:div w:id="1078941734">
      <w:bodyDiv w:val="1"/>
      <w:marLeft w:val="0"/>
      <w:marRight w:val="0"/>
      <w:marTop w:val="0"/>
      <w:marBottom w:val="0"/>
      <w:divBdr>
        <w:top w:val="none" w:sz="0" w:space="0" w:color="auto"/>
        <w:left w:val="none" w:sz="0" w:space="0" w:color="auto"/>
        <w:bottom w:val="none" w:sz="0" w:space="0" w:color="auto"/>
        <w:right w:val="none" w:sz="0" w:space="0" w:color="auto"/>
      </w:divBdr>
    </w:div>
    <w:div w:id="1084228677">
      <w:bodyDiv w:val="1"/>
      <w:marLeft w:val="0"/>
      <w:marRight w:val="0"/>
      <w:marTop w:val="0"/>
      <w:marBottom w:val="0"/>
      <w:divBdr>
        <w:top w:val="none" w:sz="0" w:space="0" w:color="auto"/>
        <w:left w:val="none" w:sz="0" w:space="0" w:color="auto"/>
        <w:bottom w:val="none" w:sz="0" w:space="0" w:color="auto"/>
        <w:right w:val="none" w:sz="0" w:space="0" w:color="auto"/>
      </w:divBdr>
    </w:div>
    <w:div w:id="1096750669">
      <w:bodyDiv w:val="1"/>
      <w:marLeft w:val="0"/>
      <w:marRight w:val="0"/>
      <w:marTop w:val="0"/>
      <w:marBottom w:val="0"/>
      <w:divBdr>
        <w:top w:val="none" w:sz="0" w:space="0" w:color="auto"/>
        <w:left w:val="none" w:sz="0" w:space="0" w:color="auto"/>
        <w:bottom w:val="none" w:sz="0" w:space="0" w:color="auto"/>
        <w:right w:val="none" w:sz="0" w:space="0" w:color="auto"/>
      </w:divBdr>
    </w:div>
    <w:div w:id="1097407393">
      <w:bodyDiv w:val="1"/>
      <w:marLeft w:val="0"/>
      <w:marRight w:val="0"/>
      <w:marTop w:val="0"/>
      <w:marBottom w:val="0"/>
      <w:divBdr>
        <w:top w:val="none" w:sz="0" w:space="0" w:color="auto"/>
        <w:left w:val="none" w:sz="0" w:space="0" w:color="auto"/>
        <w:bottom w:val="none" w:sz="0" w:space="0" w:color="auto"/>
        <w:right w:val="none" w:sz="0" w:space="0" w:color="auto"/>
      </w:divBdr>
    </w:div>
    <w:div w:id="1098480423">
      <w:bodyDiv w:val="1"/>
      <w:marLeft w:val="0"/>
      <w:marRight w:val="0"/>
      <w:marTop w:val="0"/>
      <w:marBottom w:val="0"/>
      <w:divBdr>
        <w:top w:val="none" w:sz="0" w:space="0" w:color="auto"/>
        <w:left w:val="none" w:sz="0" w:space="0" w:color="auto"/>
        <w:bottom w:val="none" w:sz="0" w:space="0" w:color="auto"/>
        <w:right w:val="none" w:sz="0" w:space="0" w:color="auto"/>
      </w:divBdr>
    </w:div>
    <w:div w:id="1100761409">
      <w:bodyDiv w:val="1"/>
      <w:marLeft w:val="0"/>
      <w:marRight w:val="0"/>
      <w:marTop w:val="0"/>
      <w:marBottom w:val="0"/>
      <w:divBdr>
        <w:top w:val="none" w:sz="0" w:space="0" w:color="auto"/>
        <w:left w:val="none" w:sz="0" w:space="0" w:color="auto"/>
        <w:bottom w:val="none" w:sz="0" w:space="0" w:color="auto"/>
        <w:right w:val="none" w:sz="0" w:space="0" w:color="auto"/>
      </w:divBdr>
    </w:div>
    <w:div w:id="1101224580">
      <w:bodyDiv w:val="1"/>
      <w:marLeft w:val="0"/>
      <w:marRight w:val="0"/>
      <w:marTop w:val="0"/>
      <w:marBottom w:val="0"/>
      <w:divBdr>
        <w:top w:val="none" w:sz="0" w:space="0" w:color="auto"/>
        <w:left w:val="none" w:sz="0" w:space="0" w:color="auto"/>
        <w:bottom w:val="none" w:sz="0" w:space="0" w:color="auto"/>
        <w:right w:val="none" w:sz="0" w:space="0" w:color="auto"/>
      </w:divBdr>
    </w:div>
    <w:div w:id="1101416318">
      <w:bodyDiv w:val="1"/>
      <w:marLeft w:val="0"/>
      <w:marRight w:val="0"/>
      <w:marTop w:val="0"/>
      <w:marBottom w:val="0"/>
      <w:divBdr>
        <w:top w:val="none" w:sz="0" w:space="0" w:color="auto"/>
        <w:left w:val="none" w:sz="0" w:space="0" w:color="auto"/>
        <w:bottom w:val="none" w:sz="0" w:space="0" w:color="auto"/>
        <w:right w:val="none" w:sz="0" w:space="0" w:color="auto"/>
      </w:divBdr>
    </w:div>
    <w:div w:id="1104348347">
      <w:bodyDiv w:val="1"/>
      <w:marLeft w:val="0"/>
      <w:marRight w:val="0"/>
      <w:marTop w:val="0"/>
      <w:marBottom w:val="0"/>
      <w:divBdr>
        <w:top w:val="none" w:sz="0" w:space="0" w:color="auto"/>
        <w:left w:val="none" w:sz="0" w:space="0" w:color="auto"/>
        <w:bottom w:val="none" w:sz="0" w:space="0" w:color="auto"/>
        <w:right w:val="none" w:sz="0" w:space="0" w:color="auto"/>
      </w:divBdr>
    </w:div>
    <w:div w:id="1107578046">
      <w:bodyDiv w:val="1"/>
      <w:marLeft w:val="0"/>
      <w:marRight w:val="0"/>
      <w:marTop w:val="0"/>
      <w:marBottom w:val="0"/>
      <w:divBdr>
        <w:top w:val="none" w:sz="0" w:space="0" w:color="auto"/>
        <w:left w:val="none" w:sz="0" w:space="0" w:color="auto"/>
        <w:bottom w:val="none" w:sz="0" w:space="0" w:color="auto"/>
        <w:right w:val="none" w:sz="0" w:space="0" w:color="auto"/>
      </w:divBdr>
    </w:div>
    <w:div w:id="1107582505">
      <w:bodyDiv w:val="1"/>
      <w:marLeft w:val="0"/>
      <w:marRight w:val="0"/>
      <w:marTop w:val="0"/>
      <w:marBottom w:val="0"/>
      <w:divBdr>
        <w:top w:val="none" w:sz="0" w:space="0" w:color="auto"/>
        <w:left w:val="none" w:sz="0" w:space="0" w:color="auto"/>
        <w:bottom w:val="none" w:sz="0" w:space="0" w:color="auto"/>
        <w:right w:val="none" w:sz="0" w:space="0" w:color="auto"/>
      </w:divBdr>
    </w:div>
    <w:div w:id="1108354114">
      <w:bodyDiv w:val="1"/>
      <w:marLeft w:val="0"/>
      <w:marRight w:val="0"/>
      <w:marTop w:val="0"/>
      <w:marBottom w:val="0"/>
      <w:divBdr>
        <w:top w:val="none" w:sz="0" w:space="0" w:color="auto"/>
        <w:left w:val="none" w:sz="0" w:space="0" w:color="auto"/>
        <w:bottom w:val="none" w:sz="0" w:space="0" w:color="auto"/>
        <w:right w:val="none" w:sz="0" w:space="0" w:color="auto"/>
      </w:divBdr>
    </w:div>
    <w:div w:id="1109738333">
      <w:bodyDiv w:val="1"/>
      <w:marLeft w:val="0"/>
      <w:marRight w:val="0"/>
      <w:marTop w:val="0"/>
      <w:marBottom w:val="0"/>
      <w:divBdr>
        <w:top w:val="none" w:sz="0" w:space="0" w:color="auto"/>
        <w:left w:val="none" w:sz="0" w:space="0" w:color="auto"/>
        <w:bottom w:val="none" w:sz="0" w:space="0" w:color="auto"/>
        <w:right w:val="none" w:sz="0" w:space="0" w:color="auto"/>
      </w:divBdr>
    </w:div>
    <w:div w:id="1110853805">
      <w:bodyDiv w:val="1"/>
      <w:marLeft w:val="0"/>
      <w:marRight w:val="0"/>
      <w:marTop w:val="0"/>
      <w:marBottom w:val="0"/>
      <w:divBdr>
        <w:top w:val="none" w:sz="0" w:space="0" w:color="auto"/>
        <w:left w:val="none" w:sz="0" w:space="0" w:color="auto"/>
        <w:bottom w:val="none" w:sz="0" w:space="0" w:color="auto"/>
        <w:right w:val="none" w:sz="0" w:space="0" w:color="auto"/>
      </w:divBdr>
    </w:div>
    <w:div w:id="1112631616">
      <w:bodyDiv w:val="1"/>
      <w:marLeft w:val="0"/>
      <w:marRight w:val="0"/>
      <w:marTop w:val="0"/>
      <w:marBottom w:val="0"/>
      <w:divBdr>
        <w:top w:val="none" w:sz="0" w:space="0" w:color="auto"/>
        <w:left w:val="none" w:sz="0" w:space="0" w:color="auto"/>
        <w:bottom w:val="none" w:sz="0" w:space="0" w:color="auto"/>
        <w:right w:val="none" w:sz="0" w:space="0" w:color="auto"/>
      </w:divBdr>
    </w:div>
    <w:div w:id="1115371052">
      <w:bodyDiv w:val="1"/>
      <w:marLeft w:val="0"/>
      <w:marRight w:val="0"/>
      <w:marTop w:val="0"/>
      <w:marBottom w:val="0"/>
      <w:divBdr>
        <w:top w:val="none" w:sz="0" w:space="0" w:color="auto"/>
        <w:left w:val="none" w:sz="0" w:space="0" w:color="auto"/>
        <w:bottom w:val="none" w:sz="0" w:space="0" w:color="auto"/>
        <w:right w:val="none" w:sz="0" w:space="0" w:color="auto"/>
      </w:divBdr>
    </w:div>
    <w:div w:id="1115446956">
      <w:bodyDiv w:val="1"/>
      <w:marLeft w:val="0"/>
      <w:marRight w:val="0"/>
      <w:marTop w:val="0"/>
      <w:marBottom w:val="0"/>
      <w:divBdr>
        <w:top w:val="none" w:sz="0" w:space="0" w:color="auto"/>
        <w:left w:val="none" w:sz="0" w:space="0" w:color="auto"/>
        <w:bottom w:val="none" w:sz="0" w:space="0" w:color="auto"/>
        <w:right w:val="none" w:sz="0" w:space="0" w:color="auto"/>
      </w:divBdr>
    </w:div>
    <w:div w:id="1116024598">
      <w:bodyDiv w:val="1"/>
      <w:marLeft w:val="0"/>
      <w:marRight w:val="0"/>
      <w:marTop w:val="0"/>
      <w:marBottom w:val="0"/>
      <w:divBdr>
        <w:top w:val="none" w:sz="0" w:space="0" w:color="auto"/>
        <w:left w:val="none" w:sz="0" w:space="0" w:color="auto"/>
        <w:bottom w:val="none" w:sz="0" w:space="0" w:color="auto"/>
        <w:right w:val="none" w:sz="0" w:space="0" w:color="auto"/>
      </w:divBdr>
    </w:div>
    <w:div w:id="1121261457">
      <w:bodyDiv w:val="1"/>
      <w:marLeft w:val="0"/>
      <w:marRight w:val="0"/>
      <w:marTop w:val="0"/>
      <w:marBottom w:val="0"/>
      <w:divBdr>
        <w:top w:val="none" w:sz="0" w:space="0" w:color="auto"/>
        <w:left w:val="none" w:sz="0" w:space="0" w:color="auto"/>
        <w:bottom w:val="none" w:sz="0" w:space="0" w:color="auto"/>
        <w:right w:val="none" w:sz="0" w:space="0" w:color="auto"/>
      </w:divBdr>
    </w:div>
    <w:div w:id="1124347800">
      <w:bodyDiv w:val="1"/>
      <w:marLeft w:val="0"/>
      <w:marRight w:val="0"/>
      <w:marTop w:val="0"/>
      <w:marBottom w:val="0"/>
      <w:divBdr>
        <w:top w:val="none" w:sz="0" w:space="0" w:color="auto"/>
        <w:left w:val="none" w:sz="0" w:space="0" w:color="auto"/>
        <w:bottom w:val="none" w:sz="0" w:space="0" w:color="auto"/>
        <w:right w:val="none" w:sz="0" w:space="0" w:color="auto"/>
      </w:divBdr>
    </w:div>
    <w:div w:id="1126779095">
      <w:bodyDiv w:val="1"/>
      <w:marLeft w:val="0"/>
      <w:marRight w:val="0"/>
      <w:marTop w:val="0"/>
      <w:marBottom w:val="0"/>
      <w:divBdr>
        <w:top w:val="none" w:sz="0" w:space="0" w:color="auto"/>
        <w:left w:val="none" w:sz="0" w:space="0" w:color="auto"/>
        <w:bottom w:val="none" w:sz="0" w:space="0" w:color="auto"/>
        <w:right w:val="none" w:sz="0" w:space="0" w:color="auto"/>
      </w:divBdr>
    </w:div>
    <w:div w:id="1131708076">
      <w:bodyDiv w:val="1"/>
      <w:marLeft w:val="0"/>
      <w:marRight w:val="0"/>
      <w:marTop w:val="0"/>
      <w:marBottom w:val="0"/>
      <w:divBdr>
        <w:top w:val="none" w:sz="0" w:space="0" w:color="auto"/>
        <w:left w:val="none" w:sz="0" w:space="0" w:color="auto"/>
        <w:bottom w:val="none" w:sz="0" w:space="0" w:color="auto"/>
        <w:right w:val="none" w:sz="0" w:space="0" w:color="auto"/>
      </w:divBdr>
    </w:div>
    <w:div w:id="1133062687">
      <w:bodyDiv w:val="1"/>
      <w:marLeft w:val="0"/>
      <w:marRight w:val="0"/>
      <w:marTop w:val="0"/>
      <w:marBottom w:val="0"/>
      <w:divBdr>
        <w:top w:val="none" w:sz="0" w:space="0" w:color="auto"/>
        <w:left w:val="none" w:sz="0" w:space="0" w:color="auto"/>
        <w:bottom w:val="none" w:sz="0" w:space="0" w:color="auto"/>
        <w:right w:val="none" w:sz="0" w:space="0" w:color="auto"/>
      </w:divBdr>
    </w:div>
    <w:div w:id="1135872044">
      <w:bodyDiv w:val="1"/>
      <w:marLeft w:val="0"/>
      <w:marRight w:val="0"/>
      <w:marTop w:val="0"/>
      <w:marBottom w:val="0"/>
      <w:divBdr>
        <w:top w:val="none" w:sz="0" w:space="0" w:color="auto"/>
        <w:left w:val="none" w:sz="0" w:space="0" w:color="auto"/>
        <w:bottom w:val="none" w:sz="0" w:space="0" w:color="auto"/>
        <w:right w:val="none" w:sz="0" w:space="0" w:color="auto"/>
      </w:divBdr>
    </w:div>
    <w:div w:id="1138575823">
      <w:bodyDiv w:val="1"/>
      <w:marLeft w:val="0"/>
      <w:marRight w:val="0"/>
      <w:marTop w:val="0"/>
      <w:marBottom w:val="0"/>
      <w:divBdr>
        <w:top w:val="none" w:sz="0" w:space="0" w:color="auto"/>
        <w:left w:val="none" w:sz="0" w:space="0" w:color="auto"/>
        <w:bottom w:val="none" w:sz="0" w:space="0" w:color="auto"/>
        <w:right w:val="none" w:sz="0" w:space="0" w:color="auto"/>
      </w:divBdr>
    </w:div>
    <w:div w:id="1142769569">
      <w:bodyDiv w:val="1"/>
      <w:marLeft w:val="0"/>
      <w:marRight w:val="0"/>
      <w:marTop w:val="0"/>
      <w:marBottom w:val="0"/>
      <w:divBdr>
        <w:top w:val="none" w:sz="0" w:space="0" w:color="auto"/>
        <w:left w:val="none" w:sz="0" w:space="0" w:color="auto"/>
        <w:bottom w:val="none" w:sz="0" w:space="0" w:color="auto"/>
        <w:right w:val="none" w:sz="0" w:space="0" w:color="auto"/>
      </w:divBdr>
    </w:div>
    <w:div w:id="1145702635">
      <w:bodyDiv w:val="1"/>
      <w:marLeft w:val="0"/>
      <w:marRight w:val="0"/>
      <w:marTop w:val="0"/>
      <w:marBottom w:val="0"/>
      <w:divBdr>
        <w:top w:val="none" w:sz="0" w:space="0" w:color="auto"/>
        <w:left w:val="none" w:sz="0" w:space="0" w:color="auto"/>
        <w:bottom w:val="none" w:sz="0" w:space="0" w:color="auto"/>
        <w:right w:val="none" w:sz="0" w:space="0" w:color="auto"/>
      </w:divBdr>
    </w:div>
    <w:div w:id="1151362850">
      <w:bodyDiv w:val="1"/>
      <w:marLeft w:val="0"/>
      <w:marRight w:val="0"/>
      <w:marTop w:val="0"/>
      <w:marBottom w:val="0"/>
      <w:divBdr>
        <w:top w:val="none" w:sz="0" w:space="0" w:color="auto"/>
        <w:left w:val="none" w:sz="0" w:space="0" w:color="auto"/>
        <w:bottom w:val="none" w:sz="0" w:space="0" w:color="auto"/>
        <w:right w:val="none" w:sz="0" w:space="0" w:color="auto"/>
      </w:divBdr>
    </w:div>
    <w:div w:id="1152411807">
      <w:bodyDiv w:val="1"/>
      <w:marLeft w:val="0"/>
      <w:marRight w:val="0"/>
      <w:marTop w:val="0"/>
      <w:marBottom w:val="0"/>
      <w:divBdr>
        <w:top w:val="none" w:sz="0" w:space="0" w:color="auto"/>
        <w:left w:val="none" w:sz="0" w:space="0" w:color="auto"/>
        <w:bottom w:val="none" w:sz="0" w:space="0" w:color="auto"/>
        <w:right w:val="none" w:sz="0" w:space="0" w:color="auto"/>
      </w:divBdr>
    </w:div>
    <w:div w:id="1152986892">
      <w:bodyDiv w:val="1"/>
      <w:marLeft w:val="0"/>
      <w:marRight w:val="0"/>
      <w:marTop w:val="0"/>
      <w:marBottom w:val="0"/>
      <w:divBdr>
        <w:top w:val="none" w:sz="0" w:space="0" w:color="auto"/>
        <w:left w:val="none" w:sz="0" w:space="0" w:color="auto"/>
        <w:bottom w:val="none" w:sz="0" w:space="0" w:color="auto"/>
        <w:right w:val="none" w:sz="0" w:space="0" w:color="auto"/>
      </w:divBdr>
    </w:div>
    <w:div w:id="1153182023">
      <w:bodyDiv w:val="1"/>
      <w:marLeft w:val="0"/>
      <w:marRight w:val="0"/>
      <w:marTop w:val="0"/>
      <w:marBottom w:val="0"/>
      <w:divBdr>
        <w:top w:val="none" w:sz="0" w:space="0" w:color="auto"/>
        <w:left w:val="none" w:sz="0" w:space="0" w:color="auto"/>
        <w:bottom w:val="none" w:sz="0" w:space="0" w:color="auto"/>
        <w:right w:val="none" w:sz="0" w:space="0" w:color="auto"/>
      </w:divBdr>
    </w:div>
    <w:div w:id="1153595479">
      <w:bodyDiv w:val="1"/>
      <w:marLeft w:val="0"/>
      <w:marRight w:val="0"/>
      <w:marTop w:val="0"/>
      <w:marBottom w:val="0"/>
      <w:divBdr>
        <w:top w:val="none" w:sz="0" w:space="0" w:color="auto"/>
        <w:left w:val="none" w:sz="0" w:space="0" w:color="auto"/>
        <w:bottom w:val="none" w:sz="0" w:space="0" w:color="auto"/>
        <w:right w:val="none" w:sz="0" w:space="0" w:color="auto"/>
      </w:divBdr>
    </w:div>
    <w:div w:id="1153914646">
      <w:bodyDiv w:val="1"/>
      <w:marLeft w:val="0"/>
      <w:marRight w:val="0"/>
      <w:marTop w:val="0"/>
      <w:marBottom w:val="0"/>
      <w:divBdr>
        <w:top w:val="none" w:sz="0" w:space="0" w:color="auto"/>
        <w:left w:val="none" w:sz="0" w:space="0" w:color="auto"/>
        <w:bottom w:val="none" w:sz="0" w:space="0" w:color="auto"/>
        <w:right w:val="none" w:sz="0" w:space="0" w:color="auto"/>
      </w:divBdr>
    </w:div>
    <w:div w:id="1156646080">
      <w:bodyDiv w:val="1"/>
      <w:marLeft w:val="0"/>
      <w:marRight w:val="0"/>
      <w:marTop w:val="0"/>
      <w:marBottom w:val="0"/>
      <w:divBdr>
        <w:top w:val="none" w:sz="0" w:space="0" w:color="auto"/>
        <w:left w:val="none" w:sz="0" w:space="0" w:color="auto"/>
        <w:bottom w:val="none" w:sz="0" w:space="0" w:color="auto"/>
        <w:right w:val="none" w:sz="0" w:space="0" w:color="auto"/>
      </w:divBdr>
    </w:div>
    <w:div w:id="1156992476">
      <w:bodyDiv w:val="1"/>
      <w:marLeft w:val="0"/>
      <w:marRight w:val="0"/>
      <w:marTop w:val="0"/>
      <w:marBottom w:val="0"/>
      <w:divBdr>
        <w:top w:val="none" w:sz="0" w:space="0" w:color="auto"/>
        <w:left w:val="none" w:sz="0" w:space="0" w:color="auto"/>
        <w:bottom w:val="none" w:sz="0" w:space="0" w:color="auto"/>
        <w:right w:val="none" w:sz="0" w:space="0" w:color="auto"/>
      </w:divBdr>
    </w:div>
    <w:div w:id="1157116952">
      <w:bodyDiv w:val="1"/>
      <w:marLeft w:val="0"/>
      <w:marRight w:val="0"/>
      <w:marTop w:val="0"/>
      <w:marBottom w:val="0"/>
      <w:divBdr>
        <w:top w:val="none" w:sz="0" w:space="0" w:color="auto"/>
        <w:left w:val="none" w:sz="0" w:space="0" w:color="auto"/>
        <w:bottom w:val="none" w:sz="0" w:space="0" w:color="auto"/>
        <w:right w:val="none" w:sz="0" w:space="0" w:color="auto"/>
      </w:divBdr>
    </w:div>
    <w:div w:id="1160000960">
      <w:bodyDiv w:val="1"/>
      <w:marLeft w:val="0"/>
      <w:marRight w:val="0"/>
      <w:marTop w:val="0"/>
      <w:marBottom w:val="0"/>
      <w:divBdr>
        <w:top w:val="none" w:sz="0" w:space="0" w:color="auto"/>
        <w:left w:val="none" w:sz="0" w:space="0" w:color="auto"/>
        <w:bottom w:val="none" w:sz="0" w:space="0" w:color="auto"/>
        <w:right w:val="none" w:sz="0" w:space="0" w:color="auto"/>
      </w:divBdr>
    </w:div>
    <w:div w:id="1160075429">
      <w:bodyDiv w:val="1"/>
      <w:marLeft w:val="0"/>
      <w:marRight w:val="0"/>
      <w:marTop w:val="0"/>
      <w:marBottom w:val="0"/>
      <w:divBdr>
        <w:top w:val="none" w:sz="0" w:space="0" w:color="auto"/>
        <w:left w:val="none" w:sz="0" w:space="0" w:color="auto"/>
        <w:bottom w:val="none" w:sz="0" w:space="0" w:color="auto"/>
        <w:right w:val="none" w:sz="0" w:space="0" w:color="auto"/>
      </w:divBdr>
    </w:div>
    <w:div w:id="1160540699">
      <w:bodyDiv w:val="1"/>
      <w:marLeft w:val="0"/>
      <w:marRight w:val="0"/>
      <w:marTop w:val="0"/>
      <w:marBottom w:val="0"/>
      <w:divBdr>
        <w:top w:val="none" w:sz="0" w:space="0" w:color="auto"/>
        <w:left w:val="none" w:sz="0" w:space="0" w:color="auto"/>
        <w:bottom w:val="none" w:sz="0" w:space="0" w:color="auto"/>
        <w:right w:val="none" w:sz="0" w:space="0" w:color="auto"/>
      </w:divBdr>
    </w:div>
    <w:div w:id="1161893073">
      <w:bodyDiv w:val="1"/>
      <w:marLeft w:val="0"/>
      <w:marRight w:val="0"/>
      <w:marTop w:val="0"/>
      <w:marBottom w:val="0"/>
      <w:divBdr>
        <w:top w:val="none" w:sz="0" w:space="0" w:color="auto"/>
        <w:left w:val="none" w:sz="0" w:space="0" w:color="auto"/>
        <w:bottom w:val="none" w:sz="0" w:space="0" w:color="auto"/>
        <w:right w:val="none" w:sz="0" w:space="0" w:color="auto"/>
      </w:divBdr>
    </w:div>
    <w:div w:id="1163012516">
      <w:bodyDiv w:val="1"/>
      <w:marLeft w:val="0"/>
      <w:marRight w:val="0"/>
      <w:marTop w:val="0"/>
      <w:marBottom w:val="0"/>
      <w:divBdr>
        <w:top w:val="none" w:sz="0" w:space="0" w:color="auto"/>
        <w:left w:val="none" w:sz="0" w:space="0" w:color="auto"/>
        <w:bottom w:val="none" w:sz="0" w:space="0" w:color="auto"/>
        <w:right w:val="none" w:sz="0" w:space="0" w:color="auto"/>
      </w:divBdr>
    </w:div>
    <w:div w:id="1169491055">
      <w:bodyDiv w:val="1"/>
      <w:marLeft w:val="0"/>
      <w:marRight w:val="0"/>
      <w:marTop w:val="0"/>
      <w:marBottom w:val="0"/>
      <w:divBdr>
        <w:top w:val="none" w:sz="0" w:space="0" w:color="auto"/>
        <w:left w:val="none" w:sz="0" w:space="0" w:color="auto"/>
        <w:bottom w:val="none" w:sz="0" w:space="0" w:color="auto"/>
        <w:right w:val="none" w:sz="0" w:space="0" w:color="auto"/>
      </w:divBdr>
    </w:div>
    <w:div w:id="1174144950">
      <w:bodyDiv w:val="1"/>
      <w:marLeft w:val="0"/>
      <w:marRight w:val="0"/>
      <w:marTop w:val="0"/>
      <w:marBottom w:val="0"/>
      <w:divBdr>
        <w:top w:val="none" w:sz="0" w:space="0" w:color="auto"/>
        <w:left w:val="none" w:sz="0" w:space="0" w:color="auto"/>
        <w:bottom w:val="none" w:sz="0" w:space="0" w:color="auto"/>
        <w:right w:val="none" w:sz="0" w:space="0" w:color="auto"/>
      </w:divBdr>
    </w:div>
    <w:div w:id="1177769118">
      <w:bodyDiv w:val="1"/>
      <w:marLeft w:val="0"/>
      <w:marRight w:val="0"/>
      <w:marTop w:val="0"/>
      <w:marBottom w:val="0"/>
      <w:divBdr>
        <w:top w:val="none" w:sz="0" w:space="0" w:color="auto"/>
        <w:left w:val="none" w:sz="0" w:space="0" w:color="auto"/>
        <w:bottom w:val="none" w:sz="0" w:space="0" w:color="auto"/>
        <w:right w:val="none" w:sz="0" w:space="0" w:color="auto"/>
      </w:divBdr>
    </w:div>
    <w:div w:id="1181550346">
      <w:bodyDiv w:val="1"/>
      <w:marLeft w:val="0"/>
      <w:marRight w:val="0"/>
      <w:marTop w:val="0"/>
      <w:marBottom w:val="0"/>
      <w:divBdr>
        <w:top w:val="none" w:sz="0" w:space="0" w:color="auto"/>
        <w:left w:val="none" w:sz="0" w:space="0" w:color="auto"/>
        <w:bottom w:val="none" w:sz="0" w:space="0" w:color="auto"/>
        <w:right w:val="none" w:sz="0" w:space="0" w:color="auto"/>
      </w:divBdr>
    </w:div>
    <w:div w:id="1182890884">
      <w:bodyDiv w:val="1"/>
      <w:marLeft w:val="0"/>
      <w:marRight w:val="0"/>
      <w:marTop w:val="0"/>
      <w:marBottom w:val="0"/>
      <w:divBdr>
        <w:top w:val="none" w:sz="0" w:space="0" w:color="auto"/>
        <w:left w:val="none" w:sz="0" w:space="0" w:color="auto"/>
        <w:bottom w:val="none" w:sz="0" w:space="0" w:color="auto"/>
        <w:right w:val="none" w:sz="0" w:space="0" w:color="auto"/>
      </w:divBdr>
    </w:div>
    <w:div w:id="1183665894">
      <w:bodyDiv w:val="1"/>
      <w:marLeft w:val="0"/>
      <w:marRight w:val="0"/>
      <w:marTop w:val="0"/>
      <w:marBottom w:val="0"/>
      <w:divBdr>
        <w:top w:val="none" w:sz="0" w:space="0" w:color="auto"/>
        <w:left w:val="none" w:sz="0" w:space="0" w:color="auto"/>
        <w:bottom w:val="none" w:sz="0" w:space="0" w:color="auto"/>
        <w:right w:val="none" w:sz="0" w:space="0" w:color="auto"/>
      </w:divBdr>
    </w:div>
    <w:div w:id="1185826469">
      <w:bodyDiv w:val="1"/>
      <w:marLeft w:val="0"/>
      <w:marRight w:val="0"/>
      <w:marTop w:val="0"/>
      <w:marBottom w:val="0"/>
      <w:divBdr>
        <w:top w:val="none" w:sz="0" w:space="0" w:color="auto"/>
        <w:left w:val="none" w:sz="0" w:space="0" w:color="auto"/>
        <w:bottom w:val="none" w:sz="0" w:space="0" w:color="auto"/>
        <w:right w:val="none" w:sz="0" w:space="0" w:color="auto"/>
      </w:divBdr>
    </w:div>
    <w:div w:id="1189248333">
      <w:bodyDiv w:val="1"/>
      <w:marLeft w:val="0"/>
      <w:marRight w:val="0"/>
      <w:marTop w:val="0"/>
      <w:marBottom w:val="0"/>
      <w:divBdr>
        <w:top w:val="none" w:sz="0" w:space="0" w:color="auto"/>
        <w:left w:val="none" w:sz="0" w:space="0" w:color="auto"/>
        <w:bottom w:val="none" w:sz="0" w:space="0" w:color="auto"/>
        <w:right w:val="none" w:sz="0" w:space="0" w:color="auto"/>
      </w:divBdr>
    </w:div>
    <w:div w:id="1195384027">
      <w:bodyDiv w:val="1"/>
      <w:marLeft w:val="0"/>
      <w:marRight w:val="0"/>
      <w:marTop w:val="0"/>
      <w:marBottom w:val="0"/>
      <w:divBdr>
        <w:top w:val="none" w:sz="0" w:space="0" w:color="auto"/>
        <w:left w:val="none" w:sz="0" w:space="0" w:color="auto"/>
        <w:bottom w:val="none" w:sz="0" w:space="0" w:color="auto"/>
        <w:right w:val="none" w:sz="0" w:space="0" w:color="auto"/>
      </w:divBdr>
    </w:div>
    <w:div w:id="1199471962">
      <w:bodyDiv w:val="1"/>
      <w:marLeft w:val="0"/>
      <w:marRight w:val="0"/>
      <w:marTop w:val="0"/>
      <w:marBottom w:val="0"/>
      <w:divBdr>
        <w:top w:val="none" w:sz="0" w:space="0" w:color="auto"/>
        <w:left w:val="none" w:sz="0" w:space="0" w:color="auto"/>
        <w:bottom w:val="none" w:sz="0" w:space="0" w:color="auto"/>
        <w:right w:val="none" w:sz="0" w:space="0" w:color="auto"/>
      </w:divBdr>
    </w:div>
    <w:div w:id="1202479065">
      <w:bodyDiv w:val="1"/>
      <w:marLeft w:val="0"/>
      <w:marRight w:val="0"/>
      <w:marTop w:val="0"/>
      <w:marBottom w:val="0"/>
      <w:divBdr>
        <w:top w:val="none" w:sz="0" w:space="0" w:color="auto"/>
        <w:left w:val="none" w:sz="0" w:space="0" w:color="auto"/>
        <w:bottom w:val="none" w:sz="0" w:space="0" w:color="auto"/>
        <w:right w:val="none" w:sz="0" w:space="0" w:color="auto"/>
      </w:divBdr>
    </w:div>
    <w:div w:id="1203636023">
      <w:bodyDiv w:val="1"/>
      <w:marLeft w:val="0"/>
      <w:marRight w:val="0"/>
      <w:marTop w:val="0"/>
      <w:marBottom w:val="0"/>
      <w:divBdr>
        <w:top w:val="none" w:sz="0" w:space="0" w:color="auto"/>
        <w:left w:val="none" w:sz="0" w:space="0" w:color="auto"/>
        <w:bottom w:val="none" w:sz="0" w:space="0" w:color="auto"/>
        <w:right w:val="none" w:sz="0" w:space="0" w:color="auto"/>
      </w:divBdr>
    </w:div>
    <w:div w:id="1205142038">
      <w:bodyDiv w:val="1"/>
      <w:marLeft w:val="0"/>
      <w:marRight w:val="0"/>
      <w:marTop w:val="0"/>
      <w:marBottom w:val="0"/>
      <w:divBdr>
        <w:top w:val="none" w:sz="0" w:space="0" w:color="auto"/>
        <w:left w:val="none" w:sz="0" w:space="0" w:color="auto"/>
        <w:bottom w:val="none" w:sz="0" w:space="0" w:color="auto"/>
        <w:right w:val="none" w:sz="0" w:space="0" w:color="auto"/>
      </w:divBdr>
    </w:div>
    <w:div w:id="1208641456">
      <w:bodyDiv w:val="1"/>
      <w:marLeft w:val="0"/>
      <w:marRight w:val="0"/>
      <w:marTop w:val="0"/>
      <w:marBottom w:val="0"/>
      <w:divBdr>
        <w:top w:val="none" w:sz="0" w:space="0" w:color="auto"/>
        <w:left w:val="none" w:sz="0" w:space="0" w:color="auto"/>
        <w:bottom w:val="none" w:sz="0" w:space="0" w:color="auto"/>
        <w:right w:val="none" w:sz="0" w:space="0" w:color="auto"/>
      </w:divBdr>
    </w:div>
    <w:div w:id="1208831080">
      <w:bodyDiv w:val="1"/>
      <w:marLeft w:val="0"/>
      <w:marRight w:val="0"/>
      <w:marTop w:val="0"/>
      <w:marBottom w:val="0"/>
      <w:divBdr>
        <w:top w:val="none" w:sz="0" w:space="0" w:color="auto"/>
        <w:left w:val="none" w:sz="0" w:space="0" w:color="auto"/>
        <w:bottom w:val="none" w:sz="0" w:space="0" w:color="auto"/>
        <w:right w:val="none" w:sz="0" w:space="0" w:color="auto"/>
      </w:divBdr>
    </w:div>
    <w:div w:id="1210454595">
      <w:bodyDiv w:val="1"/>
      <w:marLeft w:val="0"/>
      <w:marRight w:val="0"/>
      <w:marTop w:val="0"/>
      <w:marBottom w:val="0"/>
      <w:divBdr>
        <w:top w:val="none" w:sz="0" w:space="0" w:color="auto"/>
        <w:left w:val="none" w:sz="0" w:space="0" w:color="auto"/>
        <w:bottom w:val="none" w:sz="0" w:space="0" w:color="auto"/>
        <w:right w:val="none" w:sz="0" w:space="0" w:color="auto"/>
      </w:divBdr>
    </w:div>
    <w:div w:id="1217813013">
      <w:bodyDiv w:val="1"/>
      <w:marLeft w:val="0"/>
      <w:marRight w:val="0"/>
      <w:marTop w:val="0"/>
      <w:marBottom w:val="0"/>
      <w:divBdr>
        <w:top w:val="none" w:sz="0" w:space="0" w:color="auto"/>
        <w:left w:val="none" w:sz="0" w:space="0" w:color="auto"/>
        <w:bottom w:val="none" w:sz="0" w:space="0" w:color="auto"/>
        <w:right w:val="none" w:sz="0" w:space="0" w:color="auto"/>
      </w:divBdr>
    </w:div>
    <w:div w:id="1224173537">
      <w:bodyDiv w:val="1"/>
      <w:marLeft w:val="0"/>
      <w:marRight w:val="0"/>
      <w:marTop w:val="0"/>
      <w:marBottom w:val="0"/>
      <w:divBdr>
        <w:top w:val="none" w:sz="0" w:space="0" w:color="auto"/>
        <w:left w:val="none" w:sz="0" w:space="0" w:color="auto"/>
        <w:bottom w:val="none" w:sz="0" w:space="0" w:color="auto"/>
        <w:right w:val="none" w:sz="0" w:space="0" w:color="auto"/>
      </w:divBdr>
    </w:div>
    <w:div w:id="1227229991">
      <w:bodyDiv w:val="1"/>
      <w:marLeft w:val="0"/>
      <w:marRight w:val="0"/>
      <w:marTop w:val="0"/>
      <w:marBottom w:val="0"/>
      <w:divBdr>
        <w:top w:val="none" w:sz="0" w:space="0" w:color="auto"/>
        <w:left w:val="none" w:sz="0" w:space="0" w:color="auto"/>
        <w:bottom w:val="none" w:sz="0" w:space="0" w:color="auto"/>
        <w:right w:val="none" w:sz="0" w:space="0" w:color="auto"/>
      </w:divBdr>
    </w:div>
    <w:div w:id="1228105592">
      <w:bodyDiv w:val="1"/>
      <w:marLeft w:val="0"/>
      <w:marRight w:val="0"/>
      <w:marTop w:val="0"/>
      <w:marBottom w:val="0"/>
      <w:divBdr>
        <w:top w:val="none" w:sz="0" w:space="0" w:color="auto"/>
        <w:left w:val="none" w:sz="0" w:space="0" w:color="auto"/>
        <w:bottom w:val="none" w:sz="0" w:space="0" w:color="auto"/>
        <w:right w:val="none" w:sz="0" w:space="0" w:color="auto"/>
      </w:divBdr>
    </w:div>
    <w:div w:id="1230382223">
      <w:bodyDiv w:val="1"/>
      <w:marLeft w:val="0"/>
      <w:marRight w:val="0"/>
      <w:marTop w:val="0"/>
      <w:marBottom w:val="0"/>
      <w:divBdr>
        <w:top w:val="none" w:sz="0" w:space="0" w:color="auto"/>
        <w:left w:val="none" w:sz="0" w:space="0" w:color="auto"/>
        <w:bottom w:val="none" w:sz="0" w:space="0" w:color="auto"/>
        <w:right w:val="none" w:sz="0" w:space="0" w:color="auto"/>
      </w:divBdr>
    </w:div>
    <w:div w:id="1230655963">
      <w:bodyDiv w:val="1"/>
      <w:marLeft w:val="0"/>
      <w:marRight w:val="0"/>
      <w:marTop w:val="0"/>
      <w:marBottom w:val="0"/>
      <w:divBdr>
        <w:top w:val="none" w:sz="0" w:space="0" w:color="auto"/>
        <w:left w:val="none" w:sz="0" w:space="0" w:color="auto"/>
        <w:bottom w:val="none" w:sz="0" w:space="0" w:color="auto"/>
        <w:right w:val="none" w:sz="0" w:space="0" w:color="auto"/>
      </w:divBdr>
    </w:div>
    <w:div w:id="1230850179">
      <w:bodyDiv w:val="1"/>
      <w:marLeft w:val="0"/>
      <w:marRight w:val="0"/>
      <w:marTop w:val="0"/>
      <w:marBottom w:val="0"/>
      <w:divBdr>
        <w:top w:val="none" w:sz="0" w:space="0" w:color="auto"/>
        <w:left w:val="none" w:sz="0" w:space="0" w:color="auto"/>
        <w:bottom w:val="none" w:sz="0" w:space="0" w:color="auto"/>
        <w:right w:val="none" w:sz="0" w:space="0" w:color="auto"/>
      </w:divBdr>
    </w:div>
    <w:div w:id="1237322972">
      <w:bodyDiv w:val="1"/>
      <w:marLeft w:val="0"/>
      <w:marRight w:val="0"/>
      <w:marTop w:val="0"/>
      <w:marBottom w:val="0"/>
      <w:divBdr>
        <w:top w:val="none" w:sz="0" w:space="0" w:color="auto"/>
        <w:left w:val="none" w:sz="0" w:space="0" w:color="auto"/>
        <w:bottom w:val="none" w:sz="0" w:space="0" w:color="auto"/>
        <w:right w:val="none" w:sz="0" w:space="0" w:color="auto"/>
      </w:divBdr>
    </w:div>
    <w:div w:id="1237472601">
      <w:bodyDiv w:val="1"/>
      <w:marLeft w:val="0"/>
      <w:marRight w:val="0"/>
      <w:marTop w:val="0"/>
      <w:marBottom w:val="0"/>
      <w:divBdr>
        <w:top w:val="none" w:sz="0" w:space="0" w:color="auto"/>
        <w:left w:val="none" w:sz="0" w:space="0" w:color="auto"/>
        <w:bottom w:val="none" w:sz="0" w:space="0" w:color="auto"/>
        <w:right w:val="none" w:sz="0" w:space="0" w:color="auto"/>
      </w:divBdr>
    </w:div>
    <w:div w:id="1244097919">
      <w:bodyDiv w:val="1"/>
      <w:marLeft w:val="0"/>
      <w:marRight w:val="0"/>
      <w:marTop w:val="0"/>
      <w:marBottom w:val="0"/>
      <w:divBdr>
        <w:top w:val="none" w:sz="0" w:space="0" w:color="auto"/>
        <w:left w:val="none" w:sz="0" w:space="0" w:color="auto"/>
        <w:bottom w:val="none" w:sz="0" w:space="0" w:color="auto"/>
        <w:right w:val="none" w:sz="0" w:space="0" w:color="auto"/>
      </w:divBdr>
    </w:div>
    <w:div w:id="1246303133">
      <w:bodyDiv w:val="1"/>
      <w:marLeft w:val="0"/>
      <w:marRight w:val="0"/>
      <w:marTop w:val="0"/>
      <w:marBottom w:val="0"/>
      <w:divBdr>
        <w:top w:val="none" w:sz="0" w:space="0" w:color="auto"/>
        <w:left w:val="none" w:sz="0" w:space="0" w:color="auto"/>
        <w:bottom w:val="none" w:sz="0" w:space="0" w:color="auto"/>
        <w:right w:val="none" w:sz="0" w:space="0" w:color="auto"/>
      </w:divBdr>
    </w:div>
    <w:div w:id="1250699490">
      <w:bodyDiv w:val="1"/>
      <w:marLeft w:val="0"/>
      <w:marRight w:val="0"/>
      <w:marTop w:val="0"/>
      <w:marBottom w:val="0"/>
      <w:divBdr>
        <w:top w:val="none" w:sz="0" w:space="0" w:color="auto"/>
        <w:left w:val="none" w:sz="0" w:space="0" w:color="auto"/>
        <w:bottom w:val="none" w:sz="0" w:space="0" w:color="auto"/>
        <w:right w:val="none" w:sz="0" w:space="0" w:color="auto"/>
      </w:divBdr>
    </w:div>
    <w:div w:id="1255549163">
      <w:bodyDiv w:val="1"/>
      <w:marLeft w:val="0"/>
      <w:marRight w:val="0"/>
      <w:marTop w:val="0"/>
      <w:marBottom w:val="0"/>
      <w:divBdr>
        <w:top w:val="none" w:sz="0" w:space="0" w:color="auto"/>
        <w:left w:val="none" w:sz="0" w:space="0" w:color="auto"/>
        <w:bottom w:val="none" w:sz="0" w:space="0" w:color="auto"/>
        <w:right w:val="none" w:sz="0" w:space="0" w:color="auto"/>
      </w:divBdr>
    </w:div>
    <w:div w:id="1260916940">
      <w:bodyDiv w:val="1"/>
      <w:marLeft w:val="0"/>
      <w:marRight w:val="0"/>
      <w:marTop w:val="0"/>
      <w:marBottom w:val="0"/>
      <w:divBdr>
        <w:top w:val="none" w:sz="0" w:space="0" w:color="auto"/>
        <w:left w:val="none" w:sz="0" w:space="0" w:color="auto"/>
        <w:bottom w:val="none" w:sz="0" w:space="0" w:color="auto"/>
        <w:right w:val="none" w:sz="0" w:space="0" w:color="auto"/>
      </w:divBdr>
    </w:div>
    <w:div w:id="1269896482">
      <w:bodyDiv w:val="1"/>
      <w:marLeft w:val="0"/>
      <w:marRight w:val="0"/>
      <w:marTop w:val="0"/>
      <w:marBottom w:val="0"/>
      <w:divBdr>
        <w:top w:val="none" w:sz="0" w:space="0" w:color="auto"/>
        <w:left w:val="none" w:sz="0" w:space="0" w:color="auto"/>
        <w:bottom w:val="none" w:sz="0" w:space="0" w:color="auto"/>
        <w:right w:val="none" w:sz="0" w:space="0" w:color="auto"/>
      </w:divBdr>
    </w:div>
    <w:div w:id="1273517372">
      <w:bodyDiv w:val="1"/>
      <w:marLeft w:val="0"/>
      <w:marRight w:val="0"/>
      <w:marTop w:val="0"/>
      <w:marBottom w:val="0"/>
      <w:divBdr>
        <w:top w:val="none" w:sz="0" w:space="0" w:color="auto"/>
        <w:left w:val="none" w:sz="0" w:space="0" w:color="auto"/>
        <w:bottom w:val="none" w:sz="0" w:space="0" w:color="auto"/>
        <w:right w:val="none" w:sz="0" w:space="0" w:color="auto"/>
      </w:divBdr>
    </w:div>
    <w:div w:id="1278366590">
      <w:bodyDiv w:val="1"/>
      <w:marLeft w:val="0"/>
      <w:marRight w:val="0"/>
      <w:marTop w:val="0"/>
      <w:marBottom w:val="0"/>
      <w:divBdr>
        <w:top w:val="none" w:sz="0" w:space="0" w:color="auto"/>
        <w:left w:val="none" w:sz="0" w:space="0" w:color="auto"/>
        <w:bottom w:val="none" w:sz="0" w:space="0" w:color="auto"/>
        <w:right w:val="none" w:sz="0" w:space="0" w:color="auto"/>
      </w:divBdr>
    </w:div>
    <w:div w:id="1281454132">
      <w:bodyDiv w:val="1"/>
      <w:marLeft w:val="0"/>
      <w:marRight w:val="0"/>
      <w:marTop w:val="0"/>
      <w:marBottom w:val="0"/>
      <w:divBdr>
        <w:top w:val="none" w:sz="0" w:space="0" w:color="auto"/>
        <w:left w:val="none" w:sz="0" w:space="0" w:color="auto"/>
        <w:bottom w:val="none" w:sz="0" w:space="0" w:color="auto"/>
        <w:right w:val="none" w:sz="0" w:space="0" w:color="auto"/>
      </w:divBdr>
    </w:div>
    <w:div w:id="1286539317">
      <w:bodyDiv w:val="1"/>
      <w:marLeft w:val="0"/>
      <w:marRight w:val="0"/>
      <w:marTop w:val="0"/>
      <w:marBottom w:val="0"/>
      <w:divBdr>
        <w:top w:val="none" w:sz="0" w:space="0" w:color="auto"/>
        <w:left w:val="none" w:sz="0" w:space="0" w:color="auto"/>
        <w:bottom w:val="none" w:sz="0" w:space="0" w:color="auto"/>
        <w:right w:val="none" w:sz="0" w:space="0" w:color="auto"/>
      </w:divBdr>
    </w:div>
    <w:div w:id="1288396030">
      <w:bodyDiv w:val="1"/>
      <w:marLeft w:val="0"/>
      <w:marRight w:val="0"/>
      <w:marTop w:val="0"/>
      <w:marBottom w:val="0"/>
      <w:divBdr>
        <w:top w:val="none" w:sz="0" w:space="0" w:color="auto"/>
        <w:left w:val="none" w:sz="0" w:space="0" w:color="auto"/>
        <w:bottom w:val="none" w:sz="0" w:space="0" w:color="auto"/>
        <w:right w:val="none" w:sz="0" w:space="0" w:color="auto"/>
      </w:divBdr>
    </w:div>
    <w:div w:id="1290624984">
      <w:bodyDiv w:val="1"/>
      <w:marLeft w:val="0"/>
      <w:marRight w:val="0"/>
      <w:marTop w:val="0"/>
      <w:marBottom w:val="0"/>
      <w:divBdr>
        <w:top w:val="none" w:sz="0" w:space="0" w:color="auto"/>
        <w:left w:val="none" w:sz="0" w:space="0" w:color="auto"/>
        <w:bottom w:val="none" w:sz="0" w:space="0" w:color="auto"/>
        <w:right w:val="none" w:sz="0" w:space="0" w:color="auto"/>
      </w:divBdr>
    </w:div>
    <w:div w:id="1291474148">
      <w:bodyDiv w:val="1"/>
      <w:marLeft w:val="0"/>
      <w:marRight w:val="0"/>
      <w:marTop w:val="0"/>
      <w:marBottom w:val="0"/>
      <w:divBdr>
        <w:top w:val="none" w:sz="0" w:space="0" w:color="auto"/>
        <w:left w:val="none" w:sz="0" w:space="0" w:color="auto"/>
        <w:bottom w:val="none" w:sz="0" w:space="0" w:color="auto"/>
        <w:right w:val="none" w:sz="0" w:space="0" w:color="auto"/>
      </w:divBdr>
    </w:div>
    <w:div w:id="1293901427">
      <w:bodyDiv w:val="1"/>
      <w:marLeft w:val="0"/>
      <w:marRight w:val="0"/>
      <w:marTop w:val="0"/>
      <w:marBottom w:val="0"/>
      <w:divBdr>
        <w:top w:val="none" w:sz="0" w:space="0" w:color="auto"/>
        <w:left w:val="none" w:sz="0" w:space="0" w:color="auto"/>
        <w:bottom w:val="none" w:sz="0" w:space="0" w:color="auto"/>
        <w:right w:val="none" w:sz="0" w:space="0" w:color="auto"/>
      </w:divBdr>
    </w:div>
    <w:div w:id="1295602506">
      <w:bodyDiv w:val="1"/>
      <w:marLeft w:val="0"/>
      <w:marRight w:val="0"/>
      <w:marTop w:val="0"/>
      <w:marBottom w:val="0"/>
      <w:divBdr>
        <w:top w:val="none" w:sz="0" w:space="0" w:color="auto"/>
        <w:left w:val="none" w:sz="0" w:space="0" w:color="auto"/>
        <w:bottom w:val="none" w:sz="0" w:space="0" w:color="auto"/>
        <w:right w:val="none" w:sz="0" w:space="0" w:color="auto"/>
      </w:divBdr>
    </w:div>
    <w:div w:id="1302274713">
      <w:bodyDiv w:val="1"/>
      <w:marLeft w:val="0"/>
      <w:marRight w:val="0"/>
      <w:marTop w:val="0"/>
      <w:marBottom w:val="0"/>
      <w:divBdr>
        <w:top w:val="none" w:sz="0" w:space="0" w:color="auto"/>
        <w:left w:val="none" w:sz="0" w:space="0" w:color="auto"/>
        <w:bottom w:val="none" w:sz="0" w:space="0" w:color="auto"/>
        <w:right w:val="none" w:sz="0" w:space="0" w:color="auto"/>
      </w:divBdr>
    </w:div>
    <w:div w:id="1303315057">
      <w:bodyDiv w:val="1"/>
      <w:marLeft w:val="0"/>
      <w:marRight w:val="0"/>
      <w:marTop w:val="0"/>
      <w:marBottom w:val="0"/>
      <w:divBdr>
        <w:top w:val="none" w:sz="0" w:space="0" w:color="auto"/>
        <w:left w:val="none" w:sz="0" w:space="0" w:color="auto"/>
        <w:bottom w:val="none" w:sz="0" w:space="0" w:color="auto"/>
        <w:right w:val="none" w:sz="0" w:space="0" w:color="auto"/>
      </w:divBdr>
    </w:div>
    <w:div w:id="1304197549">
      <w:bodyDiv w:val="1"/>
      <w:marLeft w:val="0"/>
      <w:marRight w:val="0"/>
      <w:marTop w:val="0"/>
      <w:marBottom w:val="0"/>
      <w:divBdr>
        <w:top w:val="none" w:sz="0" w:space="0" w:color="auto"/>
        <w:left w:val="none" w:sz="0" w:space="0" w:color="auto"/>
        <w:bottom w:val="none" w:sz="0" w:space="0" w:color="auto"/>
        <w:right w:val="none" w:sz="0" w:space="0" w:color="auto"/>
      </w:divBdr>
    </w:div>
    <w:div w:id="1305430128">
      <w:bodyDiv w:val="1"/>
      <w:marLeft w:val="0"/>
      <w:marRight w:val="0"/>
      <w:marTop w:val="0"/>
      <w:marBottom w:val="0"/>
      <w:divBdr>
        <w:top w:val="none" w:sz="0" w:space="0" w:color="auto"/>
        <w:left w:val="none" w:sz="0" w:space="0" w:color="auto"/>
        <w:bottom w:val="none" w:sz="0" w:space="0" w:color="auto"/>
        <w:right w:val="none" w:sz="0" w:space="0" w:color="auto"/>
      </w:divBdr>
    </w:div>
    <w:div w:id="1311717321">
      <w:bodyDiv w:val="1"/>
      <w:marLeft w:val="0"/>
      <w:marRight w:val="0"/>
      <w:marTop w:val="0"/>
      <w:marBottom w:val="0"/>
      <w:divBdr>
        <w:top w:val="none" w:sz="0" w:space="0" w:color="auto"/>
        <w:left w:val="none" w:sz="0" w:space="0" w:color="auto"/>
        <w:bottom w:val="none" w:sz="0" w:space="0" w:color="auto"/>
        <w:right w:val="none" w:sz="0" w:space="0" w:color="auto"/>
      </w:divBdr>
    </w:div>
    <w:div w:id="1312058843">
      <w:bodyDiv w:val="1"/>
      <w:marLeft w:val="0"/>
      <w:marRight w:val="0"/>
      <w:marTop w:val="0"/>
      <w:marBottom w:val="0"/>
      <w:divBdr>
        <w:top w:val="none" w:sz="0" w:space="0" w:color="auto"/>
        <w:left w:val="none" w:sz="0" w:space="0" w:color="auto"/>
        <w:bottom w:val="none" w:sz="0" w:space="0" w:color="auto"/>
        <w:right w:val="none" w:sz="0" w:space="0" w:color="auto"/>
      </w:divBdr>
    </w:div>
    <w:div w:id="1319306981">
      <w:bodyDiv w:val="1"/>
      <w:marLeft w:val="0"/>
      <w:marRight w:val="0"/>
      <w:marTop w:val="0"/>
      <w:marBottom w:val="0"/>
      <w:divBdr>
        <w:top w:val="none" w:sz="0" w:space="0" w:color="auto"/>
        <w:left w:val="none" w:sz="0" w:space="0" w:color="auto"/>
        <w:bottom w:val="none" w:sz="0" w:space="0" w:color="auto"/>
        <w:right w:val="none" w:sz="0" w:space="0" w:color="auto"/>
      </w:divBdr>
    </w:div>
    <w:div w:id="1319724870">
      <w:bodyDiv w:val="1"/>
      <w:marLeft w:val="0"/>
      <w:marRight w:val="0"/>
      <w:marTop w:val="0"/>
      <w:marBottom w:val="0"/>
      <w:divBdr>
        <w:top w:val="none" w:sz="0" w:space="0" w:color="auto"/>
        <w:left w:val="none" w:sz="0" w:space="0" w:color="auto"/>
        <w:bottom w:val="none" w:sz="0" w:space="0" w:color="auto"/>
        <w:right w:val="none" w:sz="0" w:space="0" w:color="auto"/>
      </w:divBdr>
    </w:div>
    <w:div w:id="1320186834">
      <w:bodyDiv w:val="1"/>
      <w:marLeft w:val="0"/>
      <w:marRight w:val="0"/>
      <w:marTop w:val="0"/>
      <w:marBottom w:val="0"/>
      <w:divBdr>
        <w:top w:val="none" w:sz="0" w:space="0" w:color="auto"/>
        <w:left w:val="none" w:sz="0" w:space="0" w:color="auto"/>
        <w:bottom w:val="none" w:sz="0" w:space="0" w:color="auto"/>
        <w:right w:val="none" w:sz="0" w:space="0" w:color="auto"/>
      </w:divBdr>
    </w:div>
    <w:div w:id="1320231510">
      <w:bodyDiv w:val="1"/>
      <w:marLeft w:val="0"/>
      <w:marRight w:val="0"/>
      <w:marTop w:val="0"/>
      <w:marBottom w:val="0"/>
      <w:divBdr>
        <w:top w:val="none" w:sz="0" w:space="0" w:color="auto"/>
        <w:left w:val="none" w:sz="0" w:space="0" w:color="auto"/>
        <w:bottom w:val="none" w:sz="0" w:space="0" w:color="auto"/>
        <w:right w:val="none" w:sz="0" w:space="0" w:color="auto"/>
      </w:divBdr>
    </w:div>
    <w:div w:id="1323391947">
      <w:bodyDiv w:val="1"/>
      <w:marLeft w:val="0"/>
      <w:marRight w:val="0"/>
      <w:marTop w:val="0"/>
      <w:marBottom w:val="0"/>
      <w:divBdr>
        <w:top w:val="none" w:sz="0" w:space="0" w:color="auto"/>
        <w:left w:val="none" w:sz="0" w:space="0" w:color="auto"/>
        <w:bottom w:val="none" w:sz="0" w:space="0" w:color="auto"/>
        <w:right w:val="none" w:sz="0" w:space="0" w:color="auto"/>
      </w:divBdr>
    </w:div>
    <w:div w:id="1324117990">
      <w:bodyDiv w:val="1"/>
      <w:marLeft w:val="0"/>
      <w:marRight w:val="0"/>
      <w:marTop w:val="0"/>
      <w:marBottom w:val="0"/>
      <w:divBdr>
        <w:top w:val="none" w:sz="0" w:space="0" w:color="auto"/>
        <w:left w:val="none" w:sz="0" w:space="0" w:color="auto"/>
        <w:bottom w:val="none" w:sz="0" w:space="0" w:color="auto"/>
        <w:right w:val="none" w:sz="0" w:space="0" w:color="auto"/>
      </w:divBdr>
    </w:div>
    <w:div w:id="1326200366">
      <w:bodyDiv w:val="1"/>
      <w:marLeft w:val="0"/>
      <w:marRight w:val="0"/>
      <w:marTop w:val="0"/>
      <w:marBottom w:val="0"/>
      <w:divBdr>
        <w:top w:val="none" w:sz="0" w:space="0" w:color="auto"/>
        <w:left w:val="none" w:sz="0" w:space="0" w:color="auto"/>
        <w:bottom w:val="none" w:sz="0" w:space="0" w:color="auto"/>
        <w:right w:val="none" w:sz="0" w:space="0" w:color="auto"/>
      </w:divBdr>
    </w:div>
    <w:div w:id="1326206472">
      <w:bodyDiv w:val="1"/>
      <w:marLeft w:val="0"/>
      <w:marRight w:val="0"/>
      <w:marTop w:val="0"/>
      <w:marBottom w:val="0"/>
      <w:divBdr>
        <w:top w:val="none" w:sz="0" w:space="0" w:color="auto"/>
        <w:left w:val="none" w:sz="0" w:space="0" w:color="auto"/>
        <w:bottom w:val="none" w:sz="0" w:space="0" w:color="auto"/>
        <w:right w:val="none" w:sz="0" w:space="0" w:color="auto"/>
      </w:divBdr>
    </w:div>
    <w:div w:id="1326662806">
      <w:bodyDiv w:val="1"/>
      <w:marLeft w:val="0"/>
      <w:marRight w:val="0"/>
      <w:marTop w:val="0"/>
      <w:marBottom w:val="0"/>
      <w:divBdr>
        <w:top w:val="none" w:sz="0" w:space="0" w:color="auto"/>
        <w:left w:val="none" w:sz="0" w:space="0" w:color="auto"/>
        <w:bottom w:val="none" w:sz="0" w:space="0" w:color="auto"/>
        <w:right w:val="none" w:sz="0" w:space="0" w:color="auto"/>
      </w:divBdr>
    </w:div>
    <w:div w:id="1329869725">
      <w:bodyDiv w:val="1"/>
      <w:marLeft w:val="0"/>
      <w:marRight w:val="0"/>
      <w:marTop w:val="0"/>
      <w:marBottom w:val="0"/>
      <w:divBdr>
        <w:top w:val="none" w:sz="0" w:space="0" w:color="auto"/>
        <w:left w:val="none" w:sz="0" w:space="0" w:color="auto"/>
        <w:bottom w:val="none" w:sz="0" w:space="0" w:color="auto"/>
        <w:right w:val="none" w:sz="0" w:space="0" w:color="auto"/>
      </w:divBdr>
    </w:div>
    <w:div w:id="1331449061">
      <w:bodyDiv w:val="1"/>
      <w:marLeft w:val="0"/>
      <w:marRight w:val="0"/>
      <w:marTop w:val="0"/>
      <w:marBottom w:val="0"/>
      <w:divBdr>
        <w:top w:val="none" w:sz="0" w:space="0" w:color="auto"/>
        <w:left w:val="none" w:sz="0" w:space="0" w:color="auto"/>
        <w:bottom w:val="none" w:sz="0" w:space="0" w:color="auto"/>
        <w:right w:val="none" w:sz="0" w:space="0" w:color="auto"/>
      </w:divBdr>
    </w:div>
    <w:div w:id="1338464750">
      <w:bodyDiv w:val="1"/>
      <w:marLeft w:val="0"/>
      <w:marRight w:val="0"/>
      <w:marTop w:val="0"/>
      <w:marBottom w:val="0"/>
      <w:divBdr>
        <w:top w:val="none" w:sz="0" w:space="0" w:color="auto"/>
        <w:left w:val="none" w:sz="0" w:space="0" w:color="auto"/>
        <w:bottom w:val="none" w:sz="0" w:space="0" w:color="auto"/>
        <w:right w:val="none" w:sz="0" w:space="0" w:color="auto"/>
      </w:divBdr>
    </w:div>
    <w:div w:id="1339430310">
      <w:bodyDiv w:val="1"/>
      <w:marLeft w:val="0"/>
      <w:marRight w:val="0"/>
      <w:marTop w:val="0"/>
      <w:marBottom w:val="0"/>
      <w:divBdr>
        <w:top w:val="none" w:sz="0" w:space="0" w:color="auto"/>
        <w:left w:val="none" w:sz="0" w:space="0" w:color="auto"/>
        <w:bottom w:val="none" w:sz="0" w:space="0" w:color="auto"/>
        <w:right w:val="none" w:sz="0" w:space="0" w:color="auto"/>
      </w:divBdr>
    </w:div>
    <w:div w:id="1339625430">
      <w:bodyDiv w:val="1"/>
      <w:marLeft w:val="0"/>
      <w:marRight w:val="0"/>
      <w:marTop w:val="0"/>
      <w:marBottom w:val="0"/>
      <w:divBdr>
        <w:top w:val="none" w:sz="0" w:space="0" w:color="auto"/>
        <w:left w:val="none" w:sz="0" w:space="0" w:color="auto"/>
        <w:bottom w:val="none" w:sz="0" w:space="0" w:color="auto"/>
        <w:right w:val="none" w:sz="0" w:space="0" w:color="auto"/>
      </w:divBdr>
    </w:div>
    <w:div w:id="1339818832">
      <w:bodyDiv w:val="1"/>
      <w:marLeft w:val="0"/>
      <w:marRight w:val="0"/>
      <w:marTop w:val="0"/>
      <w:marBottom w:val="0"/>
      <w:divBdr>
        <w:top w:val="none" w:sz="0" w:space="0" w:color="auto"/>
        <w:left w:val="none" w:sz="0" w:space="0" w:color="auto"/>
        <w:bottom w:val="none" w:sz="0" w:space="0" w:color="auto"/>
        <w:right w:val="none" w:sz="0" w:space="0" w:color="auto"/>
      </w:divBdr>
    </w:div>
    <w:div w:id="1349139337">
      <w:bodyDiv w:val="1"/>
      <w:marLeft w:val="0"/>
      <w:marRight w:val="0"/>
      <w:marTop w:val="0"/>
      <w:marBottom w:val="0"/>
      <w:divBdr>
        <w:top w:val="none" w:sz="0" w:space="0" w:color="auto"/>
        <w:left w:val="none" w:sz="0" w:space="0" w:color="auto"/>
        <w:bottom w:val="none" w:sz="0" w:space="0" w:color="auto"/>
        <w:right w:val="none" w:sz="0" w:space="0" w:color="auto"/>
      </w:divBdr>
    </w:div>
    <w:div w:id="1349286383">
      <w:bodyDiv w:val="1"/>
      <w:marLeft w:val="0"/>
      <w:marRight w:val="0"/>
      <w:marTop w:val="0"/>
      <w:marBottom w:val="0"/>
      <w:divBdr>
        <w:top w:val="none" w:sz="0" w:space="0" w:color="auto"/>
        <w:left w:val="none" w:sz="0" w:space="0" w:color="auto"/>
        <w:bottom w:val="none" w:sz="0" w:space="0" w:color="auto"/>
        <w:right w:val="none" w:sz="0" w:space="0" w:color="auto"/>
      </w:divBdr>
    </w:div>
    <w:div w:id="1356346183">
      <w:bodyDiv w:val="1"/>
      <w:marLeft w:val="0"/>
      <w:marRight w:val="0"/>
      <w:marTop w:val="0"/>
      <w:marBottom w:val="0"/>
      <w:divBdr>
        <w:top w:val="none" w:sz="0" w:space="0" w:color="auto"/>
        <w:left w:val="none" w:sz="0" w:space="0" w:color="auto"/>
        <w:bottom w:val="none" w:sz="0" w:space="0" w:color="auto"/>
        <w:right w:val="none" w:sz="0" w:space="0" w:color="auto"/>
      </w:divBdr>
    </w:div>
    <w:div w:id="1360424548">
      <w:bodyDiv w:val="1"/>
      <w:marLeft w:val="0"/>
      <w:marRight w:val="0"/>
      <w:marTop w:val="0"/>
      <w:marBottom w:val="0"/>
      <w:divBdr>
        <w:top w:val="none" w:sz="0" w:space="0" w:color="auto"/>
        <w:left w:val="none" w:sz="0" w:space="0" w:color="auto"/>
        <w:bottom w:val="none" w:sz="0" w:space="0" w:color="auto"/>
        <w:right w:val="none" w:sz="0" w:space="0" w:color="auto"/>
      </w:divBdr>
    </w:div>
    <w:div w:id="1360467723">
      <w:bodyDiv w:val="1"/>
      <w:marLeft w:val="0"/>
      <w:marRight w:val="0"/>
      <w:marTop w:val="0"/>
      <w:marBottom w:val="0"/>
      <w:divBdr>
        <w:top w:val="none" w:sz="0" w:space="0" w:color="auto"/>
        <w:left w:val="none" w:sz="0" w:space="0" w:color="auto"/>
        <w:bottom w:val="none" w:sz="0" w:space="0" w:color="auto"/>
        <w:right w:val="none" w:sz="0" w:space="0" w:color="auto"/>
      </w:divBdr>
    </w:div>
    <w:div w:id="1361006610">
      <w:bodyDiv w:val="1"/>
      <w:marLeft w:val="0"/>
      <w:marRight w:val="0"/>
      <w:marTop w:val="0"/>
      <w:marBottom w:val="0"/>
      <w:divBdr>
        <w:top w:val="none" w:sz="0" w:space="0" w:color="auto"/>
        <w:left w:val="none" w:sz="0" w:space="0" w:color="auto"/>
        <w:bottom w:val="none" w:sz="0" w:space="0" w:color="auto"/>
        <w:right w:val="none" w:sz="0" w:space="0" w:color="auto"/>
      </w:divBdr>
    </w:div>
    <w:div w:id="1367481367">
      <w:bodyDiv w:val="1"/>
      <w:marLeft w:val="0"/>
      <w:marRight w:val="0"/>
      <w:marTop w:val="0"/>
      <w:marBottom w:val="0"/>
      <w:divBdr>
        <w:top w:val="none" w:sz="0" w:space="0" w:color="auto"/>
        <w:left w:val="none" w:sz="0" w:space="0" w:color="auto"/>
        <w:bottom w:val="none" w:sz="0" w:space="0" w:color="auto"/>
        <w:right w:val="none" w:sz="0" w:space="0" w:color="auto"/>
      </w:divBdr>
    </w:div>
    <w:div w:id="1373765766">
      <w:bodyDiv w:val="1"/>
      <w:marLeft w:val="0"/>
      <w:marRight w:val="0"/>
      <w:marTop w:val="0"/>
      <w:marBottom w:val="0"/>
      <w:divBdr>
        <w:top w:val="none" w:sz="0" w:space="0" w:color="auto"/>
        <w:left w:val="none" w:sz="0" w:space="0" w:color="auto"/>
        <w:bottom w:val="none" w:sz="0" w:space="0" w:color="auto"/>
        <w:right w:val="none" w:sz="0" w:space="0" w:color="auto"/>
      </w:divBdr>
    </w:div>
    <w:div w:id="1376540610">
      <w:bodyDiv w:val="1"/>
      <w:marLeft w:val="0"/>
      <w:marRight w:val="0"/>
      <w:marTop w:val="0"/>
      <w:marBottom w:val="0"/>
      <w:divBdr>
        <w:top w:val="none" w:sz="0" w:space="0" w:color="auto"/>
        <w:left w:val="none" w:sz="0" w:space="0" w:color="auto"/>
        <w:bottom w:val="none" w:sz="0" w:space="0" w:color="auto"/>
        <w:right w:val="none" w:sz="0" w:space="0" w:color="auto"/>
      </w:divBdr>
    </w:div>
    <w:div w:id="1380859676">
      <w:bodyDiv w:val="1"/>
      <w:marLeft w:val="0"/>
      <w:marRight w:val="0"/>
      <w:marTop w:val="0"/>
      <w:marBottom w:val="0"/>
      <w:divBdr>
        <w:top w:val="none" w:sz="0" w:space="0" w:color="auto"/>
        <w:left w:val="none" w:sz="0" w:space="0" w:color="auto"/>
        <w:bottom w:val="none" w:sz="0" w:space="0" w:color="auto"/>
        <w:right w:val="none" w:sz="0" w:space="0" w:color="auto"/>
      </w:divBdr>
    </w:div>
    <w:div w:id="1380862895">
      <w:bodyDiv w:val="1"/>
      <w:marLeft w:val="0"/>
      <w:marRight w:val="0"/>
      <w:marTop w:val="0"/>
      <w:marBottom w:val="0"/>
      <w:divBdr>
        <w:top w:val="none" w:sz="0" w:space="0" w:color="auto"/>
        <w:left w:val="none" w:sz="0" w:space="0" w:color="auto"/>
        <w:bottom w:val="none" w:sz="0" w:space="0" w:color="auto"/>
        <w:right w:val="none" w:sz="0" w:space="0" w:color="auto"/>
      </w:divBdr>
    </w:div>
    <w:div w:id="1386024800">
      <w:bodyDiv w:val="1"/>
      <w:marLeft w:val="0"/>
      <w:marRight w:val="0"/>
      <w:marTop w:val="0"/>
      <w:marBottom w:val="0"/>
      <w:divBdr>
        <w:top w:val="none" w:sz="0" w:space="0" w:color="auto"/>
        <w:left w:val="none" w:sz="0" w:space="0" w:color="auto"/>
        <w:bottom w:val="none" w:sz="0" w:space="0" w:color="auto"/>
        <w:right w:val="none" w:sz="0" w:space="0" w:color="auto"/>
      </w:divBdr>
    </w:div>
    <w:div w:id="1407679444">
      <w:bodyDiv w:val="1"/>
      <w:marLeft w:val="0"/>
      <w:marRight w:val="0"/>
      <w:marTop w:val="0"/>
      <w:marBottom w:val="0"/>
      <w:divBdr>
        <w:top w:val="none" w:sz="0" w:space="0" w:color="auto"/>
        <w:left w:val="none" w:sz="0" w:space="0" w:color="auto"/>
        <w:bottom w:val="none" w:sz="0" w:space="0" w:color="auto"/>
        <w:right w:val="none" w:sz="0" w:space="0" w:color="auto"/>
      </w:divBdr>
    </w:div>
    <w:div w:id="1409813997">
      <w:bodyDiv w:val="1"/>
      <w:marLeft w:val="0"/>
      <w:marRight w:val="0"/>
      <w:marTop w:val="0"/>
      <w:marBottom w:val="0"/>
      <w:divBdr>
        <w:top w:val="none" w:sz="0" w:space="0" w:color="auto"/>
        <w:left w:val="none" w:sz="0" w:space="0" w:color="auto"/>
        <w:bottom w:val="none" w:sz="0" w:space="0" w:color="auto"/>
        <w:right w:val="none" w:sz="0" w:space="0" w:color="auto"/>
      </w:divBdr>
    </w:div>
    <w:div w:id="1417048255">
      <w:bodyDiv w:val="1"/>
      <w:marLeft w:val="0"/>
      <w:marRight w:val="0"/>
      <w:marTop w:val="0"/>
      <w:marBottom w:val="0"/>
      <w:divBdr>
        <w:top w:val="none" w:sz="0" w:space="0" w:color="auto"/>
        <w:left w:val="none" w:sz="0" w:space="0" w:color="auto"/>
        <w:bottom w:val="none" w:sz="0" w:space="0" w:color="auto"/>
        <w:right w:val="none" w:sz="0" w:space="0" w:color="auto"/>
      </w:divBdr>
    </w:div>
    <w:div w:id="1421103665">
      <w:bodyDiv w:val="1"/>
      <w:marLeft w:val="0"/>
      <w:marRight w:val="0"/>
      <w:marTop w:val="0"/>
      <w:marBottom w:val="0"/>
      <w:divBdr>
        <w:top w:val="none" w:sz="0" w:space="0" w:color="auto"/>
        <w:left w:val="none" w:sz="0" w:space="0" w:color="auto"/>
        <w:bottom w:val="none" w:sz="0" w:space="0" w:color="auto"/>
        <w:right w:val="none" w:sz="0" w:space="0" w:color="auto"/>
      </w:divBdr>
    </w:div>
    <w:div w:id="1427262544">
      <w:bodyDiv w:val="1"/>
      <w:marLeft w:val="0"/>
      <w:marRight w:val="0"/>
      <w:marTop w:val="0"/>
      <w:marBottom w:val="0"/>
      <w:divBdr>
        <w:top w:val="none" w:sz="0" w:space="0" w:color="auto"/>
        <w:left w:val="none" w:sz="0" w:space="0" w:color="auto"/>
        <w:bottom w:val="none" w:sz="0" w:space="0" w:color="auto"/>
        <w:right w:val="none" w:sz="0" w:space="0" w:color="auto"/>
      </w:divBdr>
    </w:div>
    <w:div w:id="1432823192">
      <w:bodyDiv w:val="1"/>
      <w:marLeft w:val="0"/>
      <w:marRight w:val="0"/>
      <w:marTop w:val="0"/>
      <w:marBottom w:val="0"/>
      <w:divBdr>
        <w:top w:val="none" w:sz="0" w:space="0" w:color="auto"/>
        <w:left w:val="none" w:sz="0" w:space="0" w:color="auto"/>
        <w:bottom w:val="none" w:sz="0" w:space="0" w:color="auto"/>
        <w:right w:val="none" w:sz="0" w:space="0" w:color="auto"/>
      </w:divBdr>
    </w:div>
    <w:div w:id="1436444508">
      <w:bodyDiv w:val="1"/>
      <w:marLeft w:val="0"/>
      <w:marRight w:val="0"/>
      <w:marTop w:val="0"/>
      <w:marBottom w:val="0"/>
      <w:divBdr>
        <w:top w:val="none" w:sz="0" w:space="0" w:color="auto"/>
        <w:left w:val="none" w:sz="0" w:space="0" w:color="auto"/>
        <w:bottom w:val="none" w:sz="0" w:space="0" w:color="auto"/>
        <w:right w:val="none" w:sz="0" w:space="0" w:color="auto"/>
      </w:divBdr>
    </w:div>
    <w:div w:id="1436707363">
      <w:bodyDiv w:val="1"/>
      <w:marLeft w:val="0"/>
      <w:marRight w:val="0"/>
      <w:marTop w:val="0"/>
      <w:marBottom w:val="0"/>
      <w:divBdr>
        <w:top w:val="none" w:sz="0" w:space="0" w:color="auto"/>
        <w:left w:val="none" w:sz="0" w:space="0" w:color="auto"/>
        <w:bottom w:val="none" w:sz="0" w:space="0" w:color="auto"/>
        <w:right w:val="none" w:sz="0" w:space="0" w:color="auto"/>
      </w:divBdr>
    </w:div>
    <w:div w:id="1438140995">
      <w:bodyDiv w:val="1"/>
      <w:marLeft w:val="0"/>
      <w:marRight w:val="0"/>
      <w:marTop w:val="0"/>
      <w:marBottom w:val="0"/>
      <w:divBdr>
        <w:top w:val="none" w:sz="0" w:space="0" w:color="auto"/>
        <w:left w:val="none" w:sz="0" w:space="0" w:color="auto"/>
        <w:bottom w:val="none" w:sz="0" w:space="0" w:color="auto"/>
        <w:right w:val="none" w:sz="0" w:space="0" w:color="auto"/>
      </w:divBdr>
    </w:div>
    <w:div w:id="1441145829">
      <w:bodyDiv w:val="1"/>
      <w:marLeft w:val="0"/>
      <w:marRight w:val="0"/>
      <w:marTop w:val="0"/>
      <w:marBottom w:val="0"/>
      <w:divBdr>
        <w:top w:val="none" w:sz="0" w:space="0" w:color="auto"/>
        <w:left w:val="none" w:sz="0" w:space="0" w:color="auto"/>
        <w:bottom w:val="none" w:sz="0" w:space="0" w:color="auto"/>
        <w:right w:val="none" w:sz="0" w:space="0" w:color="auto"/>
      </w:divBdr>
    </w:div>
    <w:div w:id="1441224908">
      <w:bodyDiv w:val="1"/>
      <w:marLeft w:val="0"/>
      <w:marRight w:val="0"/>
      <w:marTop w:val="0"/>
      <w:marBottom w:val="0"/>
      <w:divBdr>
        <w:top w:val="none" w:sz="0" w:space="0" w:color="auto"/>
        <w:left w:val="none" w:sz="0" w:space="0" w:color="auto"/>
        <w:bottom w:val="none" w:sz="0" w:space="0" w:color="auto"/>
        <w:right w:val="none" w:sz="0" w:space="0" w:color="auto"/>
      </w:divBdr>
    </w:div>
    <w:div w:id="1441342340">
      <w:bodyDiv w:val="1"/>
      <w:marLeft w:val="0"/>
      <w:marRight w:val="0"/>
      <w:marTop w:val="0"/>
      <w:marBottom w:val="0"/>
      <w:divBdr>
        <w:top w:val="none" w:sz="0" w:space="0" w:color="auto"/>
        <w:left w:val="none" w:sz="0" w:space="0" w:color="auto"/>
        <w:bottom w:val="none" w:sz="0" w:space="0" w:color="auto"/>
        <w:right w:val="none" w:sz="0" w:space="0" w:color="auto"/>
      </w:divBdr>
    </w:div>
    <w:div w:id="1443913500">
      <w:bodyDiv w:val="1"/>
      <w:marLeft w:val="0"/>
      <w:marRight w:val="0"/>
      <w:marTop w:val="0"/>
      <w:marBottom w:val="0"/>
      <w:divBdr>
        <w:top w:val="none" w:sz="0" w:space="0" w:color="auto"/>
        <w:left w:val="none" w:sz="0" w:space="0" w:color="auto"/>
        <w:bottom w:val="none" w:sz="0" w:space="0" w:color="auto"/>
        <w:right w:val="none" w:sz="0" w:space="0" w:color="auto"/>
      </w:divBdr>
    </w:div>
    <w:div w:id="1450315351">
      <w:bodyDiv w:val="1"/>
      <w:marLeft w:val="0"/>
      <w:marRight w:val="0"/>
      <w:marTop w:val="0"/>
      <w:marBottom w:val="0"/>
      <w:divBdr>
        <w:top w:val="none" w:sz="0" w:space="0" w:color="auto"/>
        <w:left w:val="none" w:sz="0" w:space="0" w:color="auto"/>
        <w:bottom w:val="none" w:sz="0" w:space="0" w:color="auto"/>
        <w:right w:val="none" w:sz="0" w:space="0" w:color="auto"/>
      </w:divBdr>
    </w:div>
    <w:div w:id="1450970461">
      <w:bodyDiv w:val="1"/>
      <w:marLeft w:val="0"/>
      <w:marRight w:val="0"/>
      <w:marTop w:val="0"/>
      <w:marBottom w:val="0"/>
      <w:divBdr>
        <w:top w:val="none" w:sz="0" w:space="0" w:color="auto"/>
        <w:left w:val="none" w:sz="0" w:space="0" w:color="auto"/>
        <w:bottom w:val="none" w:sz="0" w:space="0" w:color="auto"/>
        <w:right w:val="none" w:sz="0" w:space="0" w:color="auto"/>
      </w:divBdr>
    </w:div>
    <w:div w:id="1452237379">
      <w:bodyDiv w:val="1"/>
      <w:marLeft w:val="0"/>
      <w:marRight w:val="0"/>
      <w:marTop w:val="0"/>
      <w:marBottom w:val="0"/>
      <w:divBdr>
        <w:top w:val="none" w:sz="0" w:space="0" w:color="auto"/>
        <w:left w:val="none" w:sz="0" w:space="0" w:color="auto"/>
        <w:bottom w:val="none" w:sz="0" w:space="0" w:color="auto"/>
        <w:right w:val="none" w:sz="0" w:space="0" w:color="auto"/>
      </w:divBdr>
    </w:div>
    <w:div w:id="1452702622">
      <w:bodyDiv w:val="1"/>
      <w:marLeft w:val="0"/>
      <w:marRight w:val="0"/>
      <w:marTop w:val="0"/>
      <w:marBottom w:val="0"/>
      <w:divBdr>
        <w:top w:val="none" w:sz="0" w:space="0" w:color="auto"/>
        <w:left w:val="none" w:sz="0" w:space="0" w:color="auto"/>
        <w:bottom w:val="none" w:sz="0" w:space="0" w:color="auto"/>
        <w:right w:val="none" w:sz="0" w:space="0" w:color="auto"/>
      </w:divBdr>
    </w:div>
    <w:div w:id="1453473365">
      <w:bodyDiv w:val="1"/>
      <w:marLeft w:val="0"/>
      <w:marRight w:val="0"/>
      <w:marTop w:val="0"/>
      <w:marBottom w:val="0"/>
      <w:divBdr>
        <w:top w:val="none" w:sz="0" w:space="0" w:color="auto"/>
        <w:left w:val="none" w:sz="0" w:space="0" w:color="auto"/>
        <w:bottom w:val="none" w:sz="0" w:space="0" w:color="auto"/>
        <w:right w:val="none" w:sz="0" w:space="0" w:color="auto"/>
      </w:divBdr>
    </w:div>
    <w:div w:id="1453599555">
      <w:bodyDiv w:val="1"/>
      <w:marLeft w:val="0"/>
      <w:marRight w:val="0"/>
      <w:marTop w:val="0"/>
      <w:marBottom w:val="0"/>
      <w:divBdr>
        <w:top w:val="none" w:sz="0" w:space="0" w:color="auto"/>
        <w:left w:val="none" w:sz="0" w:space="0" w:color="auto"/>
        <w:bottom w:val="none" w:sz="0" w:space="0" w:color="auto"/>
        <w:right w:val="none" w:sz="0" w:space="0" w:color="auto"/>
      </w:divBdr>
    </w:div>
    <w:div w:id="1454782953">
      <w:bodyDiv w:val="1"/>
      <w:marLeft w:val="0"/>
      <w:marRight w:val="0"/>
      <w:marTop w:val="0"/>
      <w:marBottom w:val="0"/>
      <w:divBdr>
        <w:top w:val="none" w:sz="0" w:space="0" w:color="auto"/>
        <w:left w:val="none" w:sz="0" w:space="0" w:color="auto"/>
        <w:bottom w:val="none" w:sz="0" w:space="0" w:color="auto"/>
        <w:right w:val="none" w:sz="0" w:space="0" w:color="auto"/>
      </w:divBdr>
    </w:div>
    <w:div w:id="1455975726">
      <w:bodyDiv w:val="1"/>
      <w:marLeft w:val="0"/>
      <w:marRight w:val="0"/>
      <w:marTop w:val="0"/>
      <w:marBottom w:val="0"/>
      <w:divBdr>
        <w:top w:val="none" w:sz="0" w:space="0" w:color="auto"/>
        <w:left w:val="none" w:sz="0" w:space="0" w:color="auto"/>
        <w:bottom w:val="none" w:sz="0" w:space="0" w:color="auto"/>
        <w:right w:val="none" w:sz="0" w:space="0" w:color="auto"/>
      </w:divBdr>
    </w:div>
    <w:div w:id="1456750879">
      <w:bodyDiv w:val="1"/>
      <w:marLeft w:val="0"/>
      <w:marRight w:val="0"/>
      <w:marTop w:val="0"/>
      <w:marBottom w:val="0"/>
      <w:divBdr>
        <w:top w:val="none" w:sz="0" w:space="0" w:color="auto"/>
        <w:left w:val="none" w:sz="0" w:space="0" w:color="auto"/>
        <w:bottom w:val="none" w:sz="0" w:space="0" w:color="auto"/>
        <w:right w:val="none" w:sz="0" w:space="0" w:color="auto"/>
      </w:divBdr>
    </w:div>
    <w:div w:id="1458178541">
      <w:bodyDiv w:val="1"/>
      <w:marLeft w:val="0"/>
      <w:marRight w:val="0"/>
      <w:marTop w:val="0"/>
      <w:marBottom w:val="0"/>
      <w:divBdr>
        <w:top w:val="none" w:sz="0" w:space="0" w:color="auto"/>
        <w:left w:val="none" w:sz="0" w:space="0" w:color="auto"/>
        <w:bottom w:val="none" w:sz="0" w:space="0" w:color="auto"/>
        <w:right w:val="none" w:sz="0" w:space="0" w:color="auto"/>
      </w:divBdr>
    </w:div>
    <w:div w:id="1461656492">
      <w:bodyDiv w:val="1"/>
      <w:marLeft w:val="0"/>
      <w:marRight w:val="0"/>
      <w:marTop w:val="0"/>
      <w:marBottom w:val="0"/>
      <w:divBdr>
        <w:top w:val="none" w:sz="0" w:space="0" w:color="auto"/>
        <w:left w:val="none" w:sz="0" w:space="0" w:color="auto"/>
        <w:bottom w:val="none" w:sz="0" w:space="0" w:color="auto"/>
        <w:right w:val="none" w:sz="0" w:space="0" w:color="auto"/>
      </w:divBdr>
      <w:divsChild>
        <w:div w:id="939214321">
          <w:marLeft w:val="0"/>
          <w:marRight w:val="0"/>
          <w:marTop w:val="0"/>
          <w:marBottom w:val="0"/>
          <w:divBdr>
            <w:top w:val="none" w:sz="0" w:space="0" w:color="auto"/>
            <w:left w:val="none" w:sz="0" w:space="0" w:color="auto"/>
            <w:bottom w:val="none" w:sz="0" w:space="0" w:color="auto"/>
            <w:right w:val="none" w:sz="0" w:space="0" w:color="auto"/>
          </w:divBdr>
          <w:divsChild>
            <w:div w:id="1887182478">
              <w:marLeft w:val="0"/>
              <w:marRight w:val="0"/>
              <w:marTop w:val="0"/>
              <w:marBottom w:val="0"/>
              <w:divBdr>
                <w:top w:val="none" w:sz="0" w:space="0" w:color="auto"/>
                <w:left w:val="none" w:sz="0" w:space="0" w:color="auto"/>
                <w:bottom w:val="none" w:sz="0" w:space="0" w:color="auto"/>
                <w:right w:val="none" w:sz="0" w:space="0" w:color="auto"/>
              </w:divBdr>
            </w:div>
            <w:div w:id="1319306689">
              <w:marLeft w:val="0"/>
              <w:marRight w:val="0"/>
              <w:marTop w:val="0"/>
              <w:marBottom w:val="0"/>
              <w:divBdr>
                <w:top w:val="none" w:sz="0" w:space="0" w:color="auto"/>
                <w:left w:val="none" w:sz="0" w:space="0" w:color="auto"/>
                <w:bottom w:val="none" w:sz="0" w:space="0" w:color="auto"/>
                <w:right w:val="none" w:sz="0" w:space="0" w:color="auto"/>
              </w:divBdr>
            </w:div>
            <w:div w:id="969093115">
              <w:marLeft w:val="0"/>
              <w:marRight w:val="0"/>
              <w:marTop w:val="0"/>
              <w:marBottom w:val="0"/>
              <w:divBdr>
                <w:top w:val="none" w:sz="0" w:space="0" w:color="auto"/>
                <w:left w:val="none" w:sz="0" w:space="0" w:color="auto"/>
                <w:bottom w:val="none" w:sz="0" w:space="0" w:color="auto"/>
                <w:right w:val="none" w:sz="0" w:space="0" w:color="auto"/>
              </w:divBdr>
            </w:div>
            <w:div w:id="956956788">
              <w:marLeft w:val="0"/>
              <w:marRight w:val="0"/>
              <w:marTop w:val="0"/>
              <w:marBottom w:val="0"/>
              <w:divBdr>
                <w:top w:val="none" w:sz="0" w:space="0" w:color="auto"/>
                <w:left w:val="none" w:sz="0" w:space="0" w:color="auto"/>
                <w:bottom w:val="none" w:sz="0" w:space="0" w:color="auto"/>
                <w:right w:val="none" w:sz="0" w:space="0" w:color="auto"/>
              </w:divBdr>
            </w:div>
            <w:div w:id="1524316840">
              <w:marLeft w:val="0"/>
              <w:marRight w:val="0"/>
              <w:marTop w:val="0"/>
              <w:marBottom w:val="0"/>
              <w:divBdr>
                <w:top w:val="none" w:sz="0" w:space="0" w:color="auto"/>
                <w:left w:val="none" w:sz="0" w:space="0" w:color="auto"/>
                <w:bottom w:val="none" w:sz="0" w:space="0" w:color="auto"/>
                <w:right w:val="none" w:sz="0" w:space="0" w:color="auto"/>
              </w:divBdr>
            </w:div>
            <w:div w:id="1253780555">
              <w:marLeft w:val="0"/>
              <w:marRight w:val="0"/>
              <w:marTop w:val="0"/>
              <w:marBottom w:val="0"/>
              <w:divBdr>
                <w:top w:val="none" w:sz="0" w:space="0" w:color="auto"/>
                <w:left w:val="none" w:sz="0" w:space="0" w:color="auto"/>
                <w:bottom w:val="none" w:sz="0" w:space="0" w:color="auto"/>
                <w:right w:val="none" w:sz="0" w:space="0" w:color="auto"/>
              </w:divBdr>
            </w:div>
            <w:div w:id="1601449631">
              <w:marLeft w:val="0"/>
              <w:marRight w:val="0"/>
              <w:marTop w:val="0"/>
              <w:marBottom w:val="0"/>
              <w:divBdr>
                <w:top w:val="none" w:sz="0" w:space="0" w:color="auto"/>
                <w:left w:val="none" w:sz="0" w:space="0" w:color="auto"/>
                <w:bottom w:val="none" w:sz="0" w:space="0" w:color="auto"/>
                <w:right w:val="none" w:sz="0" w:space="0" w:color="auto"/>
              </w:divBdr>
            </w:div>
            <w:div w:id="750322470">
              <w:marLeft w:val="0"/>
              <w:marRight w:val="0"/>
              <w:marTop w:val="0"/>
              <w:marBottom w:val="0"/>
              <w:divBdr>
                <w:top w:val="none" w:sz="0" w:space="0" w:color="auto"/>
                <w:left w:val="none" w:sz="0" w:space="0" w:color="auto"/>
                <w:bottom w:val="none" w:sz="0" w:space="0" w:color="auto"/>
                <w:right w:val="none" w:sz="0" w:space="0" w:color="auto"/>
              </w:divBdr>
            </w:div>
            <w:div w:id="1068919156">
              <w:marLeft w:val="0"/>
              <w:marRight w:val="0"/>
              <w:marTop w:val="0"/>
              <w:marBottom w:val="0"/>
              <w:divBdr>
                <w:top w:val="none" w:sz="0" w:space="0" w:color="auto"/>
                <w:left w:val="none" w:sz="0" w:space="0" w:color="auto"/>
                <w:bottom w:val="none" w:sz="0" w:space="0" w:color="auto"/>
                <w:right w:val="none" w:sz="0" w:space="0" w:color="auto"/>
              </w:divBdr>
            </w:div>
            <w:div w:id="699160925">
              <w:marLeft w:val="0"/>
              <w:marRight w:val="0"/>
              <w:marTop w:val="0"/>
              <w:marBottom w:val="0"/>
              <w:divBdr>
                <w:top w:val="none" w:sz="0" w:space="0" w:color="auto"/>
                <w:left w:val="none" w:sz="0" w:space="0" w:color="auto"/>
                <w:bottom w:val="none" w:sz="0" w:space="0" w:color="auto"/>
                <w:right w:val="none" w:sz="0" w:space="0" w:color="auto"/>
              </w:divBdr>
            </w:div>
            <w:div w:id="1919747328">
              <w:marLeft w:val="0"/>
              <w:marRight w:val="0"/>
              <w:marTop w:val="0"/>
              <w:marBottom w:val="0"/>
              <w:divBdr>
                <w:top w:val="none" w:sz="0" w:space="0" w:color="auto"/>
                <w:left w:val="none" w:sz="0" w:space="0" w:color="auto"/>
                <w:bottom w:val="none" w:sz="0" w:space="0" w:color="auto"/>
                <w:right w:val="none" w:sz="0" w:space="0" w:color="auto"/>
              </w:divBdr>
            </w:div>
            <w:div w:id="1456093545">
              <w:marLeft w:val="0"/>
              <w:marRight w:val="0"/>
              <w:marTop w:val="0"/>
              <w:marBottom w:val="0"/>
              <w:divBdr>
                <w:top w:val="none" w:sz="0" w:space="0" w:color="auto"/>
                <w:left w:val="none" w:sz="0" w:space="0" w:color="auto"/>
                <w:bottom w:val="none" w:sz="0" w:space="0" w:color="auto"/>
                <w:right w:val="none" w:sz="0" w:space="0" w:color="auto"/>
              </w:divBdr>
            </w:div>
            <w:div w:id="2024866282">
              <w:marLeft w:val="0"/>
              <w:marRight w:val="0"/>
              <w:marTop w:val="0"/>
              <w:marBottom w:val="0"/>
              <w:divBdr>
                <w:top w:val="none" w:sz="0" w:space="0" w:color="auto"/>
                <w:left w:val="none" w:sz="0" w:space="0" w:color="auto"/>
                <w:bottom w:val="none" w:sz="0" w:space="0" w:color="auto"/>
                <w:right w:val="none" w:sz="0" w:space="0" w:color="auto"/>
              </w:divBdr>
            </w:div>
            <w:div w:id="1973051615">
              <w:marLeft w:val="0"/>
              <w:marRight w:val="0"/>
              <w:marTop w:val="0"/>
              <w:marBottom w:val="0"/>
              <w:divBdr>
                <w:top w:val="none" w:sz="0" w:space="0" w:color="auto"/>
                <w:left w:val="none" w:sz="0" w:space="0" w:color="auto"/>
                <w:bottom w:val="none" w:sz="0" w:space="0" w:color="auto"/>
                <w:right w:val="none" w:sz="0" w:space="0" w:color="auto"/>
              </w:divBdr>
            </w:div>
            <w:div w:id="2096169910">
              <w:marLeft w:val="0"/>
              <w:marRight w:val="0"/>
              <w:marTop w:val="0"/>
              <w:marBottom w:val="0"/>
              <w:divBdr>
                <w:top w:val="none" w:sz="0" w:space="0" w:color="auto"/>
                <w:left w:val="none" w:sz="0" w:space="0" w:color="auto"/>
                <w:bottom w:val="none" w:sz="0" w:space="0" w:color="auto"/>
                <w:right w:val="none" w:sz="0" w:space="0" w:color="auto"/>
              </w:divBdr>
            </w:div>
            <w:div w:id="1931697050">
              <w:marLeft w:val="0"/>
              <w:marRight w:val="0"/>
              <w:marTop w:val="0"/>
              <w:marBottom w:val="0"/>
              <w:divBdr>
                <w:top w:val="none" w:sz="0" w:space="0" w:color="auto"/>
                <w:left w:val="none" w:sz="0" w:space="0" w:color="auto"/>
                <w:bottom w:val="none" w:sz="0" w:space="0" w:color="auto"/>
                <w:right w:val="none" w:sz="0" w:space="0" w:color="auto"/>
              </w:divBdr>
            </w:div>
            <w:div w:id="1070811980">
              <w:marLeft w:val="0"/>
              <w:marRight w:val="0"/>
              <w:marTop w:val="0"/>
              <w:marBottom w:val="0"/>
              <w:divBdr>
                <w:top w:val="none" w:sz="0" w:space="0" w:color="auto"/>
                <w:left w:val="none" w:sz="0" w:space="0" w:color="auto"/>
                <w:bottom w:val="none" w:sz="0" w:space="0" w:color="auto"/>
                <w:right w:val="none" w:sz="0" w:space="0" w:color="auto"/>
              </w:divBdr>
            </w:div>
            <w:div w:id="1195844129">
              <w:marLeft w:val="0"/>
              <w:marRight w:val="0"/>
              <w:marTop w:val="0"/>
              <w:marBottom w:val="0"/>
              <w:divBdr>
                <w:top w:val="none" w:sz="0" w:space="0" w:color="auto"/>
                <w:left w:val="none" w:sz="0" w:space="0" w:color="auto"/>
                <w:bottom w:val="none" w:sz="0" w:space="0" w:color="auto"/>
                <w:right w:val="none" w:sz="0" w:space="0" w:color="auto"/>
              </w:divBdr>
            </w:div>
            <w:div w:id="1323120665">
              <w:marLeft w:val="0"/>
              <w:marRight w:val="0"/>
              <w:marTop w:val="0"/>
              <w:marBottom w:val="0"/>
              <w:divBdr>
                <w:top w:val="none" w:sz="0" w:space="0" w:color="auto"/>
                <w:left w:val="none" w:sz="0" w:space="0" w:color="auto"/>
                <w:bottom w:val="none" w:sz="0" w:space="0" w:color="auto"/>
                <w:right w:val="none" w:sz="0" w:space="0" w:color="auto"/>
              </w:divBdr>
            </w:div>
            <w:div w:id="817915257">
              <w:marLeft w:val="0"/>
              <w:marRight w:val="0"/>
              <w:marTop w:val="0"/>
              <w:marBottom w:val="0"/>
              <w:divBdr>
                <w:top w:val="none" w:sz="0" w:space="0" w:color="auto"/>
                <w:left w:val="none" w:sz="0" w:space="0" w:color="auto"/>
                <w:bottom w:val="none" w:sz="0" w:space="0" w:color="auto"/>
                <w:right w:val="none" w:sz="0" w:space="0" w:color="auto"/>
              </w:divBdr>
            </w:div>
            <w:div w:id="2125610604">
              <w:marLeft w:val="0"/>
              <w:marRight w:val="0"/>
              <w:marTop w:val="0"/>
              <w:marBottom w:val="0"/>
              <w:divBdr>
                <w:top w:val="none" w:sz="0" w:space="0" w:color="auto"/>
                <w:left w:val="none" w:sz="0" w:space="0" w:color="auto"/>
                <w:bottom w:val="none" w:sz="0" w:space="0" w:color="auto"/>
                <w:right w:val="none" w:sz="0" w:space="0" w:color="auto"/>
              </w:divBdr>
            </w:div>
            <w:div w:id="1649018162">
              <w:marLeft w:val="0"/>
              <w:marRight w:val="0"/>
              <w:marTop w:val="0"/>
              <w:marBottom w:val="0"/>
              <w:divBdr>
                <w:top w:val="none" w:sz="0" w:space="0" w:color="auto"/>
                <w:left w:val="none" w:sz="0" w:space="0" w:color="auto"/>
                <w:bottom w:val="none" w:sz="0" w:space="0" w:color="auto"/>
                <w:right w:val="none" w:sz="0" w:space="0" w:color="auto"/>
              </w:divBdr>
            </w:div>
            <w:div w:id="1733188832">
              <w:marLeft w:val="0"/>
              <w:marRight w:val="0"/>
              <w:marTop w:val="0"/>
              <w:marBottom w:val="0"/>
              <w:divBdr>
                <w:top w:val="none" w:sz="0" w:space="0" w:color="auto"/>
                <w:left w:val="none" w:sz="0" w:space="0" w:color="auto"/>
                <w:bottom w:val="none" w:sz="0" w:space="0" w:color="auto"/>
                <w:right w:val="none" w:sz="0" w:space="0" w:color="auto"/>
              </w:divBdr>
            </w:div>
            <w:div w:id="730080363">
              <w:marLeft w:val="0"/>
              <w:marRight w:val="0"/>
              <w:marTop w:val="0"/>
              <w:marBottom w:val="0"/>
              <w:divBdr>
                <w:top w:val="none" w:sz="0" w:space="0" w:color="auto"/>
                <w:left w:val="none" w:sz="0" w:space="0" w:color="auto"/>
                <w:bottom w:val="none" w:sz="0" w:space="0" w:color="auto"/>
                <w:right w:val="none" w:sz="0" w:space="0" w:color="auto"/>
              </w:divBdr>
            </w:div>
            <w:div w:id="697193896">
              <w:marLeft w:val="0"/>
              <w:marRight w:val="0"/>
              <w:marTop w:val="0"/>
              <w:marBottom w:val="0"/>
              <w:divBdr>
                <w:top w:val="none" w:sz="0" w:space="0" w:color="auto"/>
                <w:left w:val="none" w:sz="0" w:space="0" w:color="auto"/>
                <w:bottom w:val="none" w:sz="0" w:space="0" w:color="auto"/>
                <w:right w:val="none" w:sz="0" w:space="0" w:color="auto"/>
              </w:divBdr>
            </w:div>
            <w:div w:id="974218352">
              <w:marLeft w:val="0"/>
              <w:marRight w:val="0"/>
              <w:marTop w:val="0"/>
              <w:marBottom w:val="0"/>
              <w:divBdr>
                <w:top w:val="none" w:sz="0" w:space="0" w:color="auto"/>
                <w:left w:val="none" w:sz="0" w:space="0" w:color="auto"/>
                <w:bottom w:val="none" w:sz="0" w:space="0" w:color="auto"/>
                <w:right w:val="none" w:sz="0" w:space="0" w:color="auto"/>
              </w:divBdr>
            </w:div>
            <w:div w:id="961575783">
              <w:marLeft w:val="0"/>
              <w:marRight w:val="0"/>
              <w:marTop w:val="0"/>
              <w:marBottom w:val="0"/>
              <w:divBdr>
                <w:top w:val="none" w:sz="0" w:space="0" w:color="auto"/>
                <w:left w:val="none" w:sz="0" w:space="0" w:color="auto"/>
                <w:bottom w:val="none" w:sz="0" w:space="0" w:color="auto"/>
                <w:right w:val="none" w:sz="0" w:space="0" w:color="auto"/>
              </w:divBdr>
            </w:div>
            <w:div w:id="1417282383">
              <w:marLeft w:val="0"/>
              <w:marRight w:val="0"/>
              <w:marTop w:val="0"/>
              <w:marBottom w:val="0"/>
              <w:divBdr>
                <w:top w:val="none" w:sz="0" w:space="0" w:color="auto"/>
                <w:left w:val="none" w:sz="0" w:space="0" w:color="auto"/>
                <w:bottom w:val="none" w:sz="0" w:space="0" w:color="auto"/>
                <w:right w:val="none" w:sz="0" w:space="0" w:color="auto"/>
              </w:divBdr>
            </w:div>
            <w:div w:id="1859584298">
              <w:marLeft w:val="0"/>
              <w:marRight w:val="0"/>
              <w:marTop w:val="0"/>
              <w:marBottom w:val="0"/>
              <w:divBdr>
                <w:top w:val="none" w:sz="0" w:space="0" w:color="auto"/>
                <w:left w:val="none" w:sz="0" w:space="0" w:color="auto"/>
                <w:bottom w:val="none" w:sz="0" w:space="0" w:color="auto"/>
                <w:right w:val="none" w:sz="0" w:space="0" w:color="auto"/>
              </w:divBdr>
            </w:div>
            <w:div w:id="643387408">
              <w:marLeft w:val="0"/>
              <w:marRight w:val="0"/>
              <w:marTop w:val="0"/>
              <w:marBottom w:val="0"/>
              <w:divBdr>
                <w:top w:val="none" w:sz="0" w:space="0" w:color="auto"/>
                <w:left w:val="none" w:sz="0" w:space="0" w:color="auto"/>
                <w:bottom w:val="none" w:sz="0" w:space="0" w:color="auto"/>
                <w:right w:val="none" w:sz="0" w:space="0" w:color="auto"/>
              </w:divBdr>
            </w:div>
            <w:div w:id="535001547">
              <w:marLeft w:val="0"/>
              <w:marRight w:val="0"/>
              <w:marTop w:val="0"/>
              <w:marBottom w:val="0"/>
              <w:divBdr>
                <w:top w:val="none" w:sz="0" w:space="0" w:color="auto"/>
                <w:left w:val="none" w:sz="0" w:space="0" w:color="auto"/>
                <w:bottom w:val="none" w:sz="0" w:space="0" w:color="auto"/>
                <w:right w:val="none" w:sz="0" w:space="0" w:color="auto"/>
              </w:divBdr>
            </w:div>
            <w:div w:id="219247511">
              <w:marLeft w:val="0"/>
              <w:marRight w:val="0"/>
              <w:marTop w:val="0"/>
              <w:marBottom w:val="0"/>
              <w:divBdr>
                <w:top w:val="none" w:sz="0" w:space="0" w:color="auto"/>
                <w:left w:val="none" w:sz="0" w:space="0" w:color="auto"/>
                <w:bottom w:val="none" w:sz="0" w:space="0" w:color="auto"/>
                <w:right w:val="none" w:sz="0" w:space="0" w:color="auto"/>
              </w:divBdr>
            </w:div>
            <w:div w:id="123886466">
              <w:marLeft w:val="0"/>
              <w:marRight w:val="0"/>
              <w:marTop w:val="0"/>
              <w:marBottom w:val="0"/>
              <w:divBdr>
                <w:top w:val="none" w:sz="0" w:space="0" w:color="auto"/>
                <w:left w:val="none" w:sz="0" w:space="0" w:color="auto"/>
                <w:bottom w:val="none" w:sz="0" w:space="0" w:color="auto"/>
                <w:right w:val="none" w:sz="0" w:space="0" w:color="auto"/>
              </w:divBdr>
            </w:div>
            <w:div w:id="937130796">
              <w:marLeft w:val="0"/>
              <w:marRight w:val="0"/>
              <w:marTop w:val="0"/>
              <w:marBottom w:val="0"/>
              <w:divBdr>
                <w:top w:val="none" w:sz="0" w:space="0" w:color="auto"/>
                <w:left w:val="none" w:sz="0" w:space="0" w:color="auto"/>
                <w:bottom w:val="none" w:sz="0" w:space="0" w:color="auto"/>
                <w:right w:val="none" w:sz="0" w:space="0" w:color="auto"/>
              </w:divBdr>
            </w:div>
            <w:div w:id="1981885251">
              <w:marLeft w:val="0"/>
              <w:marRight w:val="0"/>
              <w:marTop w:val="0"/>
              <w:marBottom w:val="0"/>
              <w:divBdr>
                <w:top w:val="none" w:sz="0" w:space="0" w:color="auto"/>
                <w:left w:val="none" w:sz="0" w:space="0" w:color="auto"/>
                <w:bottom w:val="none" w:sz="0" w:space="0" w:color="auto"/>
                <w:right w:val="none" w:sz="0" w:space="0" w:color="auto"/>
              </w:divBdr>
            </w:div>
            <w:div w:id="876160662">
              <w:marLeft w:val="0"/>
              <w:marRight w:val="0"/>
              <w:marTop w:val="0"/>
              <w:marBottom w:val="0"/>
              <w:divBdr>
                <w:top w:val="none" w:sz="0" w:space="0" w:color="auto"/>
                <w:left w:val="none" w:sz="0" w:space="0" w:color="auto"/>
                <w:bottom w:val="none" w:sz="0" w:space="0" w:color="auto"/>
                <w:right w:val="none" w:sz="0" w:space="0" w:color="auto"/>
              </w:divBdr>
            </w:div>
            <w:div w:id="1805461650">
              <w:marLeft w:val="0"/>
              <w:marRight w:val="0"/>
              <w:marTop w:val="0"/>
              <w:marBottom w:val="0"/>
              <w:divBdr>
                <w:top w:val="none" w:sz="0" w:space="0" w:color="auto"/>
                <w:left w:val="none" w:sz="0" w:space="0" w:color="auto"/>
                <w:bottom w:val="none" w:sz="0" w:space="0" w:color="auto"/>
                <w:right w:val="none" w:sz="0" w:space="0" w:color="auto"/>
              </w:divBdr>
            </w:div>
            <w:div w:id="2010207543">
              <w:marLeft w:val="0"/>
              <w:marRight w:val="0"/>
              <w:marTop w:val="0"/>
              <w:marBottom w:val="0"/>
              <w:divBdr>
                <w:top w:val="none" w:sz="0" w:space="0" w:color="auto"/>
                <w:left w:val="none" w:sz="0" w:space="0" w:color="auto"/>
                <w:bottom w:val="none" w:sz="0" w:space="0" w:color="auto"/>
                <w:right w:val="none" w:sz="0" w:space="0" w:color="auto"/>
              </w:divBdr>
            </w:div>
            <w:div w:id="1073234879">
              <w:marLeft w:val="0"/>
              <w:marRight w:val="0"/>
              <w:marTop w:val="0"/>
              <w:marBottom w:val="0"/>
              <w:divBdr>
                <w:top w:val="none" w:sz="0" w:space="0" w:color="auto"/>
                <w:left w:val="none" w:sz="0" w:space="0" w:color="auto"/>
                <w:bottom w:val="none" w:sz="0" w:space="0" w:color="auto"/>
                <w:right w:val="none" w:sz="0" w:space="0" w:color="auto"/>
              </w:divBdr>
            </w:div>
            <w:div w:id="201287601">
              <w:marLeft w:val="0"/>
              <w:marRight w:val="0"/>
              <w:marTop w:val="0"/>
              <w:marBottom w:val="0"/>
              <w:divBdr>
                <w:top w:val="none" w:sz="0" w:space="0" w:color="auto"/>
                <w:left w:val="none" w:sz="0" w:space="0" w:color="auto"/>
                <w:bottom w:val="none" w:sz="0" w:space="0" w:color="auto"/>
                <w:right w:val="none" w:sz="0" w:space="0" w:color="auto"/>
              </w:divBdr>
            </w:div>
            <w:div w:id="618681224">
              <w:marLeft w:val="0"/>
              <w:marRight w:val="0"/>
              <w:marTop w:val="0"/>
              <w:marBottom w:val="0"/>
              <w:divBdr>
                <w:top w:val="none" w:sz="0" w:space="0" w:color="auto"/>
                <w:left w:val="none" w:sz="0" w:space="0" w:color="auto"/>
                <w:bottom w:val="none" w:sz="0" w:space="0" w:color="auto"/>
                <w:right w:val="none" w:sz="0" w:space="0" w:color="auto"/>
              </w:divBdr>
            </w:div>
            <w:div w:id="887454420">
              <w:marLeft w:val="0"/>
              <w:marRight w:val="0"/>
              <w:marTop w:val="0"/>
              <w:marBottom w:val="0"/>
              <w:divBdr>
                <w:top w:val="none" w:sz="0" w:space="0" w:color="auto"/>
                <w:left w:val="none" w:sz="0" w:space="0" w:color="auto"/>
                <w:bottom w:val="none" w:sz="0" w:space="0" w:color="auto"/>
                <w:right w:val="none" w:sz="0" w:space="0" w:color="auto"/>
              </w:divBdr>
            </w:div>
            <w:div w:id="906762468">
              <w:marLeft w:val="0"/>
              <w:marRight w:val="0"/>
              <w:marTop w:val="0"/>
              <w:marBottom w:val="0"/>
              <w:divBdr>
                <w:top w:val="none" w:sz="0" w:space="0" w:color="auto"/>
                <w:left w:val="none" w:sz="0" w:space="0" w:color="auto"/>
                <w:bottom w:val="none" w:sz="0" w:space="0" w:color="auto"/>
                <w:right w:val="none" w:sz="0" w:space="0" w:color="auto"/>
              </w:divBdr>
            </w:div>
            <w:div w:id="207801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08522">
      <w:bodyDiv w:val="1"/>
      <w:marLeft w:val="0"/>
      <w:marRight w:val="0"/>
      <w:marTop w:val="0"/>
      <w:marBottom w:val="0"/>
      <w:divBdr>
        <w:top w:val="none" w:sz="0" w:space="0" w:color="auto"/>
        <w:left w:val="none" w:sz="0" w:space="0" w:color="auto"/>
        <w:bottom w:val="none" w:sz="0" w:space="0" w:color="auto"/>
        <w:right w:val="none" w:sz="0" w:space="0" w:color="auto"/>
      </w:divBdr>
    </w:div>
    <w:div w:id="1466464878">
      <w:bodyDiv w:val="1"/>
      <w:marLeft w:val="0"/>
      <w:marRight w:val="0"/>
      <w:marTop w:val="0"/>
      <w:marBottom w:val="0"/>
      <w:divBdr>
        <w:top w:val="none" w:sz="0" w:space="0" w:color="auto"/>
        <w:left w:val="none" w:sz="0" w:space="0" w:color="auto"/>
        <w:bottom w:val="none" w:sz="0" w:space="0" w:color="auto"/>
        <w:right w:val="none" w:sz="0" w:space="0" w:color="auto"/>
      </w:divBdr>
    </w:div>
    <w:div w:id="1466848353">
      <w:bodyDiv w:val="1"/>
      <w:marLeft w:val="0"/>
      <w:marRight w:val="0"/>
      <w:marTop w:val="0"/>
      <w:marBottom w:val="0"/>
      <w:divBdr>
        <w:top w:val="none" w:sz="0" w:space="0" w:color="auto"/>
        <w:left w:val="none" w:sz="0" w:space="0" w:color="auto"/>
        <w:bottom w:val="none" w:sz="0" w:space="0" w:color="auto"/>
        <w:right w:val="none" w:sz="0" w:space="0" w:color="auto"/>
      </w:divBdr>
    </w:div>
    <w:div w:id="1474521144">
      <w:bodyDiv w:val="1"/>
      <w:marLeft w:val="0"/>
      <w:marRight w:val="0"/>
      <w:marTop w:val="0"/>
      <w:marBottom w:val="0"/>
      <w:divBdr>
        <w:top w:val="none" w:sz="0" w:space="0" w:color="auto"/>
        <w:left w:val="none" w:sz="0" w:space="0" w:color="auto"/>
        <w:bottom w:val="none" w:sz="0" w:space="0" w:color="auto"/>
        <w:right w:val="none" w:sz="0" w:space="0" w:color="auto"/>
      </w:divBdr>
    </w:div>
    <w:div w:id="1474567639">
      <w:bodyDiv w:val="1"/>
      <w:marLeft w:val="0"/>
      <w:marRight w:val="0"/>
      <w:marTop w:val="0"/>
      <w:marBottom w:val="0"/>
      <w:divBdr>
        <w:top w:val="none" w:sz="0" w:space="0" w:color="auto"/>
        <w:left w:val="none" w:sz="0" w:space="0" w:color="auto"/>
        <w:bottom w:val="none" w:sz="0" w:space="0" w:color="auto"/>
        <w:right w:val="none" w:sz="0" w:space="0" w:color="auto"/>
      </w:divBdr>
    </w:div>
    <w:div w:id="1477063211">
      <w:bodyDiv w:val="1"/>
      <w:marLeft w:val="0"/>
      <w:marRight w:val="0"/>
      <w:marTop w:val="0"/>
      <w:marBottom w:val="0"/>
      <w:divBdr>
        <w:top w:val="none" w:sz="0" w:space="0" w:color="auto"/>
        <w:left w:val="none" w:sz="0" w:space="0" w:color="auto"/>
        <w:bottom w:val="none" w:sz="0" w:space="0" w:color="auto"/>
        <w:right w:val="none" w:sz="0" w:space="0" w:color="auto"/>
      </w:divBdr>
    </w:div>
    <w:div w:id="1478689307">
      <w:bodyDiv w:val="1"/>
      <w:marLeft w:val="0"/>
      <w:marRight w:val="0"/>
      <w:marTop w:val="0"/>
      <w:marBottom w:val="0"/>
      <w:divBdr>
        <w:top w:val="none" w:sz="0" w:space="0" w:color="auto"/>
        <w:left w:val="none" w:sz="0" w:space="0" w:color="auto"/>
        <w:bottom w:val="none" w:sz="0" w:space="0" w:color="auto"/>
        <w:right w:val="none" w:sz="0" w:space="0" w:color="auto"/>
      </w:divBdr>
    </w:div>
    <w:div w:id="1479952281">
      <w:bodyDiv w:val="1"/>
      <w:marLeft w:val="0"/>
      <w:marRight w:val="0"/>
      <w:marTop w:val="0"/>
      <w:marBottom w:val="0"/>
      <w:divBdr>
        <w:top w:val="none" w:sz="0" w:space="0" w:color="auto"/>
        <w:left w:val="none" w:sz="0" w:space="0" w:color="auto"/>
        <w:bottom w:val="none" w:sz="0" w:space="0" w:color="auto"/>
        <w:right w:val="none" w:sz="0" w:space="0" w:color="auto"/>
      </w:divBdr>
    </w:div>
    <w:div w:id="1487238140">
      <w:bodyDiv w:val="1"/>
      <w:marLeft w:val="0"/>
      <w:marRight w:val="0"/>
      <w:marTop w:val="0"/>
      <w:marBottom w:val="0"/>
      <w:divBdr>
        <w:top w:val="none" w:sz="0" w:space="0" w:color="auto"/>
        <w:left w:val="none" w:sz="0" w:space="0" w:color="auto"/>
        <w:bottom w:val="none" w:sz="0" w:space="0" w:color="auto"/>
        <w:right w:val="none" w:sz="0" w:space="0" w:color="auto"/>
      </w:divBdr>
    </w:div>
    <w:div w:id="1490901568">
      <w:bodyDiv w:val="1"/>
      <w:marLeft w:val="0"/>
      <w:marRight w:val="0"/>
      <w:marTop w:val="0"/>
      <w:marBottom w:val="0"/>
      <w:divBdr>
        <w:top w:val="none" w:sz="0" w:space="0" w:color="auto"/>
        <w:left w:val="none" w:sz="0" w:space="0" w:color="auto"/>
        <w:bottom w:val="none" w:sz="0" w:space="0" w:color="auto"/>
        <w:right w:val="none" w:sz="0" w:space="0" w:color="auto"/>
      </w:divBdr>
    </w:div>
    <w:div w:id="1492720364">
      <w:bodyDiv w:val="1"/>
      <w:marLeft w:val="0"/>
      <w:marRight w:val="0"/>
      <w:marTop w:val="0"/>
      <w:marBottom w:val="0"/>
      <w:divBdr>
        <w:top w:val="none" w:sz="0" w:space="0" w:color="auto"/>
        <w:left w:val="none" w:sz="0" w:space="0" w:color="auto"/>
        <w:bottom w:val="none" w:sz="0" w:space="0" w:color="auto"/>
        <w:right w:val="none" w:sz="0" w:space="0" w:color="auto"/>
      </w:divBdr>
    </w:div>
    <w:div w:id="1493107493">
      <w:bodyDiv w:val="1"/>
      <w:marLeft w:val="0"/>
      <w:marRight w:val="0"/>
      <w:marTop w:val="0"/>
      <w:marBottom w:val="0"/>
      <w:divBdr>
        <w:top w:val="none" w:sz="0" w:space="0" w:color="auto"/>
        <w:left w:val="none" w:sz="0" w:space="0" w:color="auto"/>
        <w:bottom w:val="none" w:sz="0" w:space="0" w:color="auto"/>
        <w:right w:val="none" w:sz="0" w:space="0" w:color="auto"/>
      </w:divBdr>
    </w:div>
    <w:div w:id="1493452255">
      <w:bodyDiv w:val="1"/>
      <w:marLeft w:val="0"/>
      <w:marRight w:val="0"/>
      <w:marTop w:val="0"/>
      <w:marBottom w:val="0"/>
      <w:divBdr>
        <w:top w:val="none" w:sz="0" w:space="0" w:color="auto"/>
        <w:left w:val="none" w:sz="0" w:space="0" w:color="auto"/>
        <w:bottom w:val="none" w:sz="0" w:space="0" w:color="auto"/>
        <w:right w:val="none" w:sz="0" w:space="0" w:color="auto"/>
      </w:divBdr>
    </w:div>
    <w:div w:id="1495994761">
      <w:bodyDiv w:val="1"/>
      <w:marLeft w:val="0"/>
      <w:marRight w:val="0"/>
      <w:marTop w:val="0"/>
      <w:marBottom w:val="0"/>
      <w:divBdr>
        <w:top w:val="none" w:sz="0" w:space="0" w:color="auto"/>
        <w:left w:val="none" w:sz="0" w:space="0" w:color="auto"/>
        <w:bottom w:val="none" w:sz="0" w:space="0" w:color="auto"/>
        <w:right w:val="none" w:sz="0" w:space="0" w:color="auto"/>
      </w:divBdr>
    </w:div>
    <w:div w:id="1498307406">
      <w:bodyDiv w:val="1"/>
      <w:marLeft w:val="0"/>
      <w:marRight w:val="0"/>
      <w:marTop w:val="0"/>
      <w:marBottom w:val="0"/>
      <w:divBdr>
        <w:top w:val="none" w:sz="0" w:space="0" w:color="auto"/>
        <w:left w:val="none" w:sz="0" w:space="0" w:color="auto"/>
        <w:bottom w:val="none" w:sz="0" w:space="0" w:color="auto"/>
        <w:right w:val="none" w:sz="0" w:space="0" w:color="auto"/>
      </w:divBdr>
    </w:div>
    <w:div w:id="1498379847">
      <w:bodyDiv w:val="1"/>
      <w:marLeft w:val="0"/>
      <w:marRight w:val="0"/>
      <w:marTop w:val="0"/>
      <w:marBottom w:val="0"/>
      <w:divBdr>
        <w:top w:val="none" w:sz="0" w:space="0" w:color="auto"/>
        <w:left w:val="none" w:sz="0" w:space="0" w:color="auto"/>
        <w:bottom w:val="none" w:sz="0" w:space="0" w:color="auto"/>
        <w:right w:val="none" w:sz="0" w:space="0" w:color="auto"/>
      </w:divBdr>
    </w:div>
    <w:div w:id="1498502060">
      <w:bodyDiv w:val="1"/>
      <w:marLeft w:val="0"/>
      <w:marRight w:val="0"/>
      <w:marTop w:val="0"/>
      <w:marBottom w:val="0"/>
      <w:divBdr>
        <w:top w:val="none" w:sz="0" w:space="0" w:color="auto"/>
        <w:left w:val="none" w:sz="0" w:space="0" w:color="auto"/>
        <w:bottom w:val="none" w:sz="0" w:space="0" w:color="auto"/>
        <w:right w:val="none" w:sz="0" w:space="0" w:color="auto"/>
      </w:divBdr>
    </w:div>
    <w:div w:id="1500189789">
      <w:bodyDiv w:val="1"/>
      <w:marLeft w:val="0"/>
      <w:marRight w:val="0"/>
      <w:marTop w:val="0"/>
      <w:marBottom w:val="0"/>
      <w:divBdr>
        <w:top w:val="none" w:sz="0" w:space="0" w:color="auto"/>
        <w:left w:val="none" w:sz="0" w:space="0" w:color="auto"/>
        <w:bottom w:val="none" w:sz="0" w:space="0" w:color="auto"/>
        <w:right w:val="none" w:sz="0" w:space="0" w:color="auto"/>
      </w:divBdr>
    </w:div>
    <w:div w:id="1502351034">
      <w:bodyDiv w:val="1"/>
      <w:marLeft w:val="0"/>
      <w:marRight w:val="0"/>
      <w:marTop w:val="0"/>
      <w:marBottom w:val="0"/>
      <w:divBdr>
        <w:top w:val="none" w:sz="0" w:space="0" w:color="auto"/>
        <w:left w:val="none" w:sz="0" w:space="0" w:color="auto"/>
        <w:bottom w:val="none" w:sz="0" w:space="0" w:color="auto"/>
        <w:right w:val="none" w:sz="0" w:space="0" w:color="auto"/>
      </w:divBdr>
    </w:div>
    <w:div w:id="1503862096">
      <w:bodyDiv w:val="1"/>
      <w:marLeft w:val="0"/>
      <w:marRight w:val="0"/>
      <w:marTop w:val="0"/>
      <w:marBottom w:val="0"/>
      <w:divBdr>
        <w:top w:val="none" w:sz="0" w:space="0" w:color="auto"/>
        <w:left w:val="none" w:sz="0" w:space="0" w:color="auto"/>
        <w:bottom w:val="none" w:sz="0" w:space="0" w:color="auto"/>
        <w:right w:val="none" w:sz="0" w:space="0" w:color="auto"/>
      </w:divBdr>
    </w:div>
    <w:div w:id="1505125541">
      <w:bodyDiv w:val="1"/>
      <w:marLeft w:val="0"/>
      <w:marRight w:val="0"/>
      <w:marTop w:val="0"/>
      <w:marBottom w:val="0"/>
      <w:divBdr>
        <w:top w:val="none" w:sz="0" w:space="0" w:color="auto"/>
        <w:left w:val="none" w:sz="0" w:space="0" w:color="auto"/>
        <w:bottom w:val="none" w:sz="0" w:space="0" w:color="auto"/>
        <w:right w:val="none" w:sz="0" w:space="0" w:color="auto"/>
      </w:divBdr>
    </w:div>
    <w:div w:id="1505171763">
      <w:bodyDiv w:val="1"/>
      <w:marLeft w:val="0"/>
      <w:marRight w:val="0"/>
      <w:marTop w:val="0"/>
      <w:marBottom w:val="0"/>
      <w:divBdr>
        <w:top w:val="none" w:sz="0" w:space="0" w:color="auto"/>
        <w:left w:val="none" w:sz="0" w:space="0" w:color="auto"/>
        <w:bottom w:val="none" w:sz="0" w:space="0" w:color="auto"/>
        <w:right w:val="none" w:sz="0" w:space="0" w:color="auto"/>
      </w:divBdr>
    </w:div>
    <w:div w:id="1505196800">
      <w:bodyDiv w:val="1"/>
      <w:marLeft w:val="0"/>
      <w:marRight w:val="0"/>
      <w:marTop w:val="0"/>
      <w:marBottom w:val="0"/>
      <w:divBdr>
        <w:top w:val="none" w:sz="0" w:space="0" w:color="auto"/>
        <w:left w:val="none" w:sz="0" w:space="0" w:color="auto"/>
        <w:bottom w:val="none" w:sz="0" w:space="0" w:color="auto"/>
        <w:right w:val="none" w:sz="0" w:space="0" w:color="auto"/>
      </w:divBdr>
    </w:div>
    <w:div w:id="1506632258">
      <w:bodyDiv w:val="1"/>
      <w:marLeft w:val="0"/>
      <w:marRight w:val="0"/>
      <w:marTop w:val="0"/>
      <w:marBottom w:val="0"/>
      <w:divBdr>
        <w:top w:val="none" w:sz="0" w:space="0" w:color="auto"/>
        <w:left w:val="none" w:sz="0" w:space="0" w:color="auto"/>
        <w:bottom w:val="none" w:sz="0" w:space="0" w:color="auto"/>
        <w:right w:val="none" w:sz="0" w:space="0" w:color="auto"/>
      </w:divBdr>
    </w:div>
    <w:div w:id="1510366844">
      <w:bodyDiv w:val="1"/>
      <w:marLeft w:val="0"/>
      <w:marRight w:val="0"/>
      <w:marTop w:val="0"/>
      <w:marBottom w:val="0"/>
      <w:divBdr>
        <w:top w:val="none" w:sz="0" w:space="0" w:color="auto"/>
        <w:left w:val="none" w:sz="0" w:space="0" w:color="auto"/>
        <w:bottom w:val="none" w:sz="0" w:space="0" w:color="auto"/>
        <w:right w:val="none" w:sz="0" w:space="0" w:color="auto"/>
      </w:divBdr>
    </w:div>
    <w:div w:id="1510413726">
      <w:bodyDiv w:val="1"/>
      <w:marLeft w:val="0"/>
      <w:marRight w:val="0"/>
      <w:marTop w:val="0"/>
      <w:marBottom w:val="0"/>
      <w:divBdr>
        <w:top w:val="none" w:sz="0" w:space="0" w:color="auto"/>
        <w:left w:val="none" w:sz="0" w:space="0" w:color="auto"/>
        <w:bottom w:val="none" w:sz="0" w:space="0" w:color="auto"/>
        <w:right w:val="none" w:sz="0" w:space="0" w:color="auto"/>
      </w:divBdr>
    </w:div>
    <w:div w:id="1516190718">
      <w:bodyDiv w:val="1"/>
      <w:marLeft w:val="0"/>
      <w:marRight w:val="0"/>
      <w:marTop w:val="0"/>
      <w:marBottom w:val="0"/>
      <w:divBdr>
        <w:top w:val="none" w:sz="0" w:space="0" w:color="auto"/>
        <w:left w:val="none" w:sz="0" w:space="0" w:color="auto"/>
        <w:bottom w:val="none" w:sz="0" w:space="0" w:color="auto"/>
        <w:right w:val="none" w:sz="0" w:space="0" w:color="auto"/>
      </w:divBdr>
    </w:div>
    <w:div w:id="1520313442">
      <w:bodyDiv w:val="1"/>
      <w:marLeft w:val="0"/>
      <w:marRight w:val="0"/>
      <w:marTop w:val="0"/>
      <w:marBottom w:val="0"/>
      <w:divBdr>
        <w:top w:val="none" w:sz="0" w:space="0" w:color="auto"/>
        <w:left w:val="none" w:sz="0" w:space="0" w:color="auto"/>
        <w:bottom w:val="none" w:sz="0" w:space="0" w:color="auto"/>
        <w:right w:val="none" w:sz="0" w:space="0" w:color="auto"/>
      </w:divBdr>
    </w:div>
    <w:div w:id="1521427778">
      <w:bodyDiv w:val="1"/>
      <w:marLeft w:val="0"/>
      <w:marRight w:val="0"/>
      <w:marTop w:val="0"/>
      <w:marBottom w:val="0"/>
      <w:divBdr>
        <w:top w:val="none" w:sz="0" w:space="0" w:color="auto"/>
        <w:left w:val="none" w:sz="0" w:space="0" w:color="auto"/>
        <w:bottom w:val="none" w:sz="0" w:space="0" w:color="auto"/>
        <w:right w:val="none" w:sz="0" w:space="0" w:color="auto"/>
      </w:divBdr>
    </w:div>
    <w:div w:id="1523280793">
      <w:bodyDiv w:val="1"/>
      <w:marLeft w:val="0"/>
      <w:marRight w:val="0"/>
      <w:marTop w:val="0"/>
      <w:marBottom w:val="0"/>
      <w:divBdr>
        <w:top w:val="none" w:sz="0" w:space="0" w:color="auto"/>
        <w:left w:val="none" w:sz="0" w:space="0" w:color="auto"/>
        <w:bottom w:val="none" w:sz="0" w:space="0" w:color="auto"/>
        <w:right w:val="none" w:sz="0" w:space="0" w:color="auto"/>
      </w:divBdr>
    </w:div>
    <w:div w:id="1523327119">
      <w:bodyDiv w:val="1"/>
      <w:marLeft w:val="0"/>
      <w:marRight w:val="0"/>
      <w:marTop w:val="0"/>
      <w:marBottom w:val="0"/>
      <w:divBdr>
        <w:top w:val="none" w:sz="0" w:space="0" w:color="auto"/>
        <w:left w:val="none" w:sz="0" w:space="0" w:color="auto"/>
        <w:bottom w:val="none" w:sz="0" w:space="0" w:color="auto"/>
        <w:right w:val="none" w:sz="0" w:space="0" w:color="auto"/>
      </w:divBdr>
    </w:div>
    <w:div w:id="1523396993">
      <w:bodyDiv w:val="1"/>
      <w:marLeft w:val="0"/>
      <w:marRight w:val="0"/>
      <w:marTop w:val="0"/>
      <w:marBottom w:val="0"/>
      <w:divBdr>
        <w:top w:val="none" w:sz="0" w:space="0" w:color="auto"/>
        <w:left w:val="none" w:sz="0" w:space="0" w:color="auto"/>
        <w:bottom w:val="none" w:sz="0" w:space="0" w:color="auto"/>
        <w:right w:val="none" w:sz="0" w:space="0" w:color="auto"/>
      </w:divBdr>
    </w:div>
    <w:div w:id="1523591414">
      <w:bodyDiv w:val="1"/>
      <w:marLeft w:val="0"/>
      <w:marRight w:val="0"/>
      <w:marTop w:val="0"/>
      <w:marBottom w:val="0"/>
      <w:divBdr>
        <w:top w:val="none" w:sz="0" w:space="0" w:color="auto"/>
        <w:left w:val="none" w:sz="0" w:space="0" w:color="auto"/>
        <w:bottom w:val="none" w:sz="0" w:space="0" w:color="auto"/>
        <w:right w:val="none" w:sz="0" w:space="0" w:color="auto"/>
      </w:divBdr>
    </w:div>
    <w:div w:id="1530795605">
      <w:bodyDiv w:val="1"/>
      <w:marLeft w:val="0"/>
      <w:marRight w:val="0"/>
      <w:marTop w:val="0"/>
      <w:marBottom w:val="0"/>
      <w:divBdr>
        <w:top w:val="none" w:sz="0" w:space="0" w:color="auto"/>
        <w:left w:val="none" w:sz="0" w:space="0" w:color="auto"/>
        <w:bottom w:val="none" w:sz="0" w:space="0" w:color="auto"/>
        <w:right w:val="none" w:sz="0" w:space="0" w:color="auto"/>
      </w:divBdr>
    </w:div>
    <w:div w:id="1531802697">
      <w:bodyDiv w:val="1"/>
      <w:marLeft w:val="0"/>
      <w:marRight w:val="0"/>
      <w:marTop w:val="0"/>
      <w:marBottom w:val="0"/>
      <w:divBdr>
        <w:top w:val="none" w:sz="0" w:space="0" w:color="auto"/>
        <w:left w:val="none" w:sz="0" w:space="0" w:color="auto"/>
        <w:bottom w:val="none" w:sz="0" w:space="0" w:color="auto"/>
        <w:right w:val="none" w:sz="0" w:space="0" w:color="auto"/>
      </w:divBdr>
    </w:div>
    <w:div w:id="1533809889">
      <w:bodyDiv w:val="1"/>
      <w:marLeft w:val="0"/>
      <w:marRight w:val="0"/>
      <w:marTop w:val="0"/>
      <w:marBottom w:val="0"/>
      <w:divBdr>
        <w:top w:val="none" w:sz="0" w:space="0" w:color="auto"/>
        <w:left w:val="none" w:sz="0" w:space="0" w:color="auto"/>
        <w:bottom w:val="none" w:sz="0" w:space="0" w:color="auto"/>
        <w:right w:val="none" w:sz="0" w:space="0" w:color="auto"/>
      </w:divBdr>
    </w:div>
    <w:div w:id="1534003027">
      <w:bodyDiv w:val="1"/>
      <w:marLeft w:val="0"/>
      <w:marRight w:val="0"/>
      <w:marTop w:val="0"/>
      <w:marBottom w:val="0"/>
      <w:divBdr>
        <w:top w:val="none" w:sz="0" w:space="0" w:color="auto"/>
        <w:left w:val="none" w:sz="0" w:space="0" w:color="auto"/>
        <w:bottom w:val="none" w:sz="0" w:space="0" w:color="auto"/>
        <w:right w:val="none" w:sz="0" w:space="0" w:color="auto"/>
      </w:divBdr>
    </w:div>
    <w:div w:id="1534004006">
      <w:bodyDiv w:val="1"/>
      <w:marLeft w:val="0"/>
      <w:marRight w:val="0"/>
      <w:marTop w:val="0"/>
      <w:marBottom w:val="0"/>
      <w:divBdr>
        <w:top w:val="none" w:sz="0" w:space="0" w:color="auto"/>
        <w:left w:val="none" w:sz="0" w:space="0" w:color="auto"/>
        <w:bottom w:val="none" w:sz="0" w:space="0" w:color="auto"/>
        <w:right w:val="none" w:sz="0" w:space="0" w:color="auto"/>
      </w:divBdr>
    </w:div>
    <w:div w:id="1535463228">
      <w:bodyDiv w:val="1"/>
      <w:marLeft w:val="0"/>
      <w:marRight w:val="0"/>
      <w:marTop w:val="0"/>
      <w:marBottom w:val="0"/>
      <w:divBdr>
        <w:top w:val="none" w:sz="0" w:space="0" w:color="auto"/>
        <w:left w:val="none" w:sz="0" w:space="0" w:color="auto"/>
        <w:bottom w:val="none" w:sz="0" w:space="0" w:color="auto"/>
        <w:right w:val="none" w:sz="0" w:space="0" w:color="auto"/>
      </w:divBdr>
    </w:div>
    <w:div w:id="1535650684">
      <w:bodyDiv w:val="1"/>
      <w:marLeft w:val="0"/>
      <w:marRight w:val="0"/>
      <w:marTop w:val="0"/>
      <w:marBottom w:val="0"/>
      <w:divBdr>
        <w:top w:val="none" w:sz="0" w:space="0" w:color="auto"/>
        <w:left w:val="none" w:sz="0" w:space="0" w:color="auto"/>
        <w:bottom w:val="none" w:sz="0" w:space="0" w:color="auto"/>
        <w:right w:val="none" w:sz="0" w:space="0" w:color="auto"/>
      </w:divBdr>
    </w:div>
    <w:div w:id="1536886656">
      <w:bodyDiv w:val="1"/>
      <w:marLeft w:val="0"/>
      <w:marRight w:val="0"/>
      <w:marTop w:val="0"/>
      <w:marBottom w:val="0"/>
      <w:divBdr>
        <w:top w:val="none" w:sz="0" w:space="0" w:color="auto"/>
        <w:left w:val="none" w:sz="0" w:space="0" w:color="auto"/>
        <w:bottom w:val="none" w:sz="0" w:space="0" w:color="auto"/>
        <w:right w:val="none" w:sz="0" w:space="0" w:color="auto"/>
      </w:divBdr>
    </w:div>
    <w:div w:id="1538398336">
      <w:bodyDiv w:val="1"/>
      <w:marLeft w:val="0"/>
      <w:marRight w:val="0"/>
      <w:marTop w:val="0"/>
      <w:marBottom w:val="0"/>
      <w:divBdr>
        <w:top w:val="none" w:sz="0" w:space="0" w:color="auto"/>
        <w:left w:val="none" w:sz="0" w:space="0" w:color="auto"/>
        <w:bottom w:val="none" w:sz="0" w:space="0" w:color="auto"/>
        <w:right w:val="none" w:sz="0" w:space="0" w:color="auto"/>
      </w:divBdr>
    </w:div>
    <w:div w:id="1539388270">
      <w:bodyDiv w:val="1"/>
      <w:marLeft w:val="0"/>
      <w:marRight w:val="0"/>
      <w:marTop w:val="0"/>
      <w:marBottom w:val="0"/>
      <w:divBdr>
        <w:top w:val="none" w:sz="0" w:space="0" w:color="auto"/>
        <w:left w:val="none" w:sz="0" w:space="0" w:color="auto"/>
        <w:bottom w:val="none" w:sz="0" w:space="0" w:color="auto"/>
        <w:right w:val="none" w:sz="0" w:space="0" w:color="auto"/>
      </w:divBdr>
    </w:div>
    <w:div w:id="1542858474">
      <w:bodyDiv w:val="1"/>
      <w:marLeft w:val="0"/>
      <w:marRight w:val="0"/>
      <w:marTop w:val="0"/>
      <w:marBottom w:val="0"/>
      <w:divBdr>
        <w:top w:val="none" w:sz="0" w:space="0" w:color="auto"/>
        <w:left w:val="none" w:sz="0" w:space="0" w:color="auto"/>
        <w:bottom w:val="none" w:sz="0" w:space="0" w:color="auto"/>
        <w:right w:val="none" w:sz="0" w:space="0" w:color="auto"/>
      </w:divBdr>
    </w:div>
    <w:div w:id="1542933342">
      <w:bodyDiv w:val="1"/>
      <w:marLeft w:val="0"/>
      <w:marRight w:val="0"/>
      <w:marTop w:val="0"/>
      <w:marBottom w:val="0"/>
      <w:divBdr>
        <w:top w:val="none" w:sz="0" w:space="0" w:color="auto"/>
        <w:left w:val="none" w:sz="0" w:space="0" w:color="auto"/>
        <w:bottom w:val="none" w:sz="0" w:space="0" w:color="auto"/>
        <w:right w:val="none" w:sz="0" w:space="0" w:color="auto"/>
      </w:divBdr>
    </w:div>
    <w:div w:id="1544055850">
      <w:bodyDiv w:val="1"/>
      <w:marLeft w:val="0"/>
      <w:marRight w:val="0"/>
      <w:marTop w:val="0"/>
      <w:marBottom w:val="0"/>
      <w:divBdr>
        <w:top w:val="none" w:sz="0" w:space="0" w:color="auto"/>
        <w:left w:val="none" w:sz="0" w:space="0" w:color="auto"/>
        <w:bottom w:val="none" w:sz="0" w:space="0" w:color="auto"/>
        <w:right w:val="none" w:sz="0" w:space="0" w:color="auto"/>
      </w:divBdr>
    </w:div>
    <w:div w:id="1546478336">
      <w:bodyDiv w:val="1"/>
      <w:marLeft w:val="0"/>
      <w:marRight w:val="0"/>
      <w:marTop w:val="0"/>
      <w:marBottom w:val="0"/>
      <w:divBdr>
        <w:top w:val="none" w:sz="0" w:space="0" w:color="auto"/>
        <w:left w:val="none" w:sz="0" w:space="0" w:color="auto"/>
        <w:bottom w:val="none" w:sz="0" w:space="0" w:color="auto"/>
        <w:right w:val="none" w:sz="0" w:space="0" w:color="auto"/>
      </w:divBdr>
    </w:div>
    <w:div w:id="1546600951">
      <w:bodyDiv w:val="1"/>
      <w:marLeft w:val="0"/>
      <w:marRight w:val="0"/>
      <w:marTop w:val="0"/>
      <w:marBottom w:val="0"/>
      <w:divBdr>
        <w:top w:val="none" w:sz="0" w:space="0" w:color="auto"/>
        <w:left w:val="none" w:sz="0" w:space="0" w:color="auto"/>
        <w:bottom w:val="none" w:sz="0" w:space="0" w:color="auto"/>
        <w:right w:val="none" w:sz="0" w:space="0" w:color="auto"/>
      </w:divBdr>
    </w:div>
    <w:div w:id="1549754468">
      <w:bodyDiv w:val="1"/>
      <w:marLeft w:val="0"/>
      <w:marRight w:val="0"/>
      <w:marTop w:val="0"/>
      <w:marBottom w:val="0"/>
      <w:divBdr>
        <w:top w:val="none" w:sz="0" w:space="0" w:color="auto"/>
        <w:left w:val="none" w:sz="0" w:space="0" w:color="auto"/>
        <w:bottom w:val="none" w:sz="0" w:space="0" w:color="auto"/>
        <w:right w:val="none" w:sz="0" w:space="0" w:color="auto"/>
      </w:divBdr>
    </w:div>
    <w:div w:id="1550990735">
      <w:bodyDiv w:val="1"/>
      <w:marLeft w:val="0"/>
      <w:marRight w:val="0"/>
      <w:marTop w:val="0"/>
      <w:marBottom w:val="0"/>
      <w:divBdr>
        <w:top w:val="none" w:sz="0" w:space="0" w:color="auto"/>
        <w:left w:val="none" w:sz="0" w:space="0" w:color="auto"/>
        <w:bottom w:val="none" w:sz="0" w:space="0" w:color="auto"/>
        <w:right w:val="none" w:sz="0" w:space="0" w:color="auto"/>
      </w:divBdr>
    </w:div>
    <w:div w:id="1551189105">
      <w:bodyDiv w:val="1"/>
      <w:marLeft w:val="0"/>
      <w:marRight w:val="0"/>
      <w:marTop w:val="0"/>
      <w:marBottom w:val="0"/>
      <w:divBdr>
        <w:top w:val="none" w:sz="0" w:space="0" w:color="auto"/>
        <w:left w:val="none" w:sz="0" w:space="0" w:color="auto"/>
        <w:bottom w:val="none" w:sz="0" w:space="0" w:color="auto"/>
        <w:right w:val="none" w:sz="0" w:space="0" w:color="auto"/>
      </w:divBdr>
    </w:div>
    <w:div w:id="1555963014">
      <w:bodyDiv w:val="1"/>
      <w:marLeft w:val="0"/>
      <w:marRight w:val="0"/>
      <w:marTop w:val="0"/>
      <w:marBottom w:val="0"/>
      <w:divBdr>
        <w:top w:val="none" w:sz="0" w:space="0" w:color="auto"/>
        <w:left w:val="none" w:sz="0" w:space="0" w:color="auto"/>
        <w:bottom w:val="none" w:sz="0" w:space="0" w:color="auto"/>
        <w:right w:val="none" w:sz="0" w:space="0" w:color="auto"/>
      </w:divBdr>
    </w:div>
    <w:div w:id="1560439023">
      <w:bodyDiv w:val="1"/>
      <w:marLeft w:val="0"/>
      <w:marRight w:val="0"/>
      <w:marTop w:val="0"/>
      <w:marBottom w:val="0"/>
      <w:divBdr>
        <w:top w:val="none" w:sz="0" w:space="0" w:color="auto"/>
        <w:left w:val="none" w:sz="0" w:space="0" w:color="auto"/>
        <w:bottom w:val="none" w:sz="0" w:space="0" w:color="auto"/>
        <w:right w:val="none" w:sz="0" w:space="0" w:color="auto"/>
      </w:divBdr>
    </w:div>
    <w:div w:id="1560896288">
      <w:bodyDiv w:val="1"/>
      <w:marLeft w:val="0"/>
      <w:marRight w:val="0"/>
      <w:marTop w:val="0"/>
      <w:marBottom w:val="0"/>
      <w:divBdr>
        <w:top w:val="none" w:sz="0" w:space="0" w:color="auto"/>
        <w:left w:val="none" w:sz="0" w:space="0" w:color="auto"/>
        <w:bottom w:val="none" w:sz="0" w:space="0" w:color="auto"/>
        <w:right w:val="none" w:sz="0" w:space="0" w:color="auto"/>
      </w:divBdr>
    </w:div>
    <w:div w:id="1561289247">
      <w:bodyDiv w:val="1"/>
      <w:marLeft w:val="0"/>
      <w:marRight w:val="0"/>
      <w:marTop w:val="0"/>
      <w:marBottom w:val="0"/>
      <w:divBdr>
        <w:top w:val="none" w:sz="0" w:space="0" w:color="auto"/>
        <w:left w:val="none" w:sz="0" w:space="0" w:color="auto"/>
        <w:bottom w:val="none" w:sz="0" w:space="0" w:color="auto"/>
        <w:right w:val="none" w:sz="0" w:space="0" w:color="auto"/>
      </w:divBdr>
    </w:div>
    <w:div w:id="1562717746">
      <w:bodyDiv w:val="1"/>
      <w:marLeft w:val="0"/>
      <w:marRight w:val="0"/>
      <w:marTop w:val="0"/>
      <w:marBottom w:val="0"/>
      <w:divBdr>
        <w:top w:val="none" w:sz="0" w:space="0" w:color="auto"/>
        <w:left w:val="none" w:sz="0" w:space="0" w:color="auto"/>
        <w:bottom w:val="none" w:sz="0" w:space="0" w:color="auto"/>
        <w:right w:val="none" w:sz="0" w:space="0" w:color="auto"/>
      </w:divBdr>
    </w:div>
    <w:div w:id="1565334878">
      <w:bodyDiv w:val="1"/>
      <w:marLeft w:val="0"/>
      <w:marRight w:val="0"/>
      <w:marTop w:val="0"/>
      <w:marBottom w:val="0"/>
      <w:divBdr>
        <w:top w:val="none" w:sz="0" w:space="0" w:color="auto"/>
        <w:left w:val="none" w:sz="0" w:space="0" w:color="auto"/>
        <w:bottom w:val="none" w:sz="0" w:space="0" w:color="auto"/>
        <w:right w:val="none" w:sz="0" w:space="0" w:color="auto"/>
      </w:divBdr>
    </w:div>
    <w:div w:id="1574047920">
      <w:bodyDiv w:val="1"/>
      <w:marLeft w:val="0"/>
      <w:marRight w:val="0"/>
      <w:marTop w:val="0"/>
      <w:marBottom w:val="0"/>
      <w:divBdr>
        <w:top w:val="none" w:sz="0" w:space="0" w:color="auto"/>
        <w:left w:val="none" w:sz="0" w:space="0" w:color="auto"/>
        <w:bottom w:val="none" w:sz="0" w:space="0" w:color="auto"/>
        <w:right w:val="none" w:sz="0" w:space="0" w:color="auto"/>
      </w:divBdr>
    </w:div>
    <w:div w:id="1575317851">
      <w:bodyDiv w:val="1"/>
      <w:marLeft w:val="0"/>
      <w:marRight w:val="0"/>
      <w:marTop w:val="0"/>
      <w:marBottom w:val="0"/>
      <w:divBdr>
        <w:top w:val="none" w:sz="0" w:space="0" w:color="auto"/>
        <w:left w:val="none" w:sz="0" w:space="0" w:color="auto"/>
        <w:bottom w:val="none" w:sz="0" w:space="0" w:color="auto"/>
        <w:right w:val="none" w:sz="0" w:space="0" w:color="auto"/>
      </w:divBdr>
    </w:div>
    <w:div w:id="1578589993">
      <w:bodyDiv w:val="1"/>
      <w:marLeft w:val="0"/>
      <w:marRight w:val="0"/>
      <w:marTop w:val="0"/>
      <w:marBottom w:val="0"/>
      <w:divBdr>
        <w:top w:val="none" w:sz="0" w:space="0" w:color="auto"/>
        <w:left w:val="none" w:sz="0" w:space="0" w:color="auto"/>
        <w:bottom w:val="none" w:sz="0" w:space="0" w:color="auto"/>
        <w:right w:val="none" w:sz="0" w:space="0" w:color="auto"/>
      </w:divBdr>
    </w:div>
    <w:div w:id="1579824988">
      <w:bodyDiv w:val="1"/>
      <w:marLeft w:val="0"/>
      <w:marRight w:val="0"/>
      <w:marTop w:val="0"/>
      <w:marBottom w:val="0"/>
      <w:divBdr>
        <w:top w:val="none" w:sz="0" w:space="0" w:color="auto"/>
        <w:left w:val="none" w:sz="0" w:space="0" w:color="auto"/>
        <w:bottom w:val="none" w:sz="0" w:space="0" w:color="auto"/>
        <w:right w:val="none" w:sz="0" w:space="0" w:color="auto"/>
      </w:divBdr>
    </w:div>
    <w:div w:id="1608392989">
      <w:bodyDiv w:val="1"/>
      <w:marLeft w:val="0"/>
      <w:marRight w:val="0"/>
      <w:marTop w:val="0"/>
      <w:marBottom w:val="0"/>
      <w:divBdr>
        <w:top w:val="none" w:sz="0" w:space="0" w:color="auto"/>
        <w:left w:val="none" w:sz="0" w:space="0" w:color="auto"/>
        <w:bottom w:val="none" w:sz="0" w:space="0" w:color="auto"/>
        <w:right w:val="none" w:sz="0" w:space="0" w:color="auto"/>
      </w:divBdr>
    </w:div>
    <w:div w:id="1610312241">
      <w:bodyDiv w:val="1"/>
      <w:marLeft w:val="0"/>
      <w:marRight w:val="0"/>
      <w:marTop w:val="0"/>
      <w:marBottom w:val="0"/>
      <w:divBdr>
        <w:top w:val="none" w:sz="0" w:space="0" w:color="auto"/>
        <w:left w:val="none" w:sz="0" w:space="0" w:color="auto"/>
        <w:bottom w:val="none" w:sz="0" w:space="0" w:color="auto"/>
        <w:right w:val="none" w:sz="0" w:space="0" w:color="auto"/>
      </w:divBdr>
    </w:div>
    <w:div w:id="1611163996">
      <w:bodyDiv w:val="1"/>
      <w:marLeft w:val="0"/>
      <w:marRight w:val="0"/>
      <w:marTop w:val="0"/>
      <w:marBottom w:val="0"/>
      <w:divBdr>
        <w:top w:val="none" w:sz="0" w:space="0" w:color="auto"/>
        <w:left w:val="none" w:sz="0" w:space="0" w:color="auto"/>
        <w:bottom w:val="none" w:sz="0" w:space="0" w:color="auto"/>
        <w:right w:val="none" w:sz="0" w:space="0" w:color="auto"/>
      </w:divBdr>
    </w:div>
    <w:div w:id="1614244498">
      <w:bodyDiv w:val="1"/>
      <w:marLeft w:val="0"/>
      <w:marRight w:val="0"/>
      <w:marTop w:val="0"/>
      <w:marBottom w:val="0"/>
      <w:divBdr>
        <w:top w:val="none" w:sz="0" w:space="0" w:color="auto"/>
        <w:left w:val="none" w:sz="0" w:space="0" w:color="auto"/>
        <w:bottom w:val="none" w:sz="0" w:space="0" w:color="auto"/>
        <w:right w:val="none" w:sz="0" w:space="0" w:color="auto"/>
      </w:divBdr>
    </w:div>
    <w:div w:id="1625962949">
      <w:bodyDiv w:val="1"/>
      <w:marLeft w:val="0"/>
      <w:marRight w:val="0"/>
      <w:marTop w:val="0"/>
      <w:marBottom w:val="0"/>
      <w:divBdr>
        <w:top w:val="none" w:sz="0" w:space="0" w:color="auto"/>
        <w:left w:val="none" w:sz="0" w:space="0" w:color="auto"/>
        <w:bottom w:val="none" w:sz="0" w:space="0" w:color="auto"/>
        <w:right w:val="none" w:sz="0" w:space="0" w:color="auto"/>
      </w:divBdr>
    </w:div>
    <w:div w:id="1627662089">
      <w:bodyDiv w:val="1"/>
      <w:marLeft w:val="0"/>
      <w:marRight w:val="0"/>
      <w:marTop w:val="0"/>
      <w:marBottom w:val="0"/>
      <w:divBdr>
        <w:top w:val="none" w:sz="0" w:space="0" w:color="auto"/>
        <w:left w:val="none" w:sz="0" w:space="0" w:color="auto"/>
        <w:bottom w:val="none" w:sz="0" w:space="0" w:color="auto"/>
        <w:right w:val="none" w:sz="0" w:space="0" w:color="auto"/>
      </w:divBdr>
    </w:div>
    <w:div w:id="1631784135">
      <w:bodyDiv w:val="1"/>
      <w:marLeft w:val="0"/>
      <w:marRight w:val="0"/>
      <w:marTop w:val="0"/>
      <w:marBottom w:val="0"/>
      <w:divBdr>
        <w:top w:val="none" w:sz="0" w:space="0" w:color="auto"/>
        <w:left w:val="none" w:sz="0" w:space="0" w:color="auto"/>
        <w:bottom w:val="none" w:sz="0" w:space="0" w:color="auto"/>
        <w:right w:val="none" w:sz="0" w:space="0" w:color="auto"/>
      </w:divBdr>
    </w:div>
    <w:div w:id="1638753921">
      <w:bodyDiv w:val="1"/>
      <w:marLeft w:val="0"/>
      <w:marRight w:val="0"/>
      <w:marTop w:val="0"/>
      <w:marBottom w:val="0"/>
      <w:divBdr>
        <w:top w:val="none" w:sz="0" w:space="0" w:color="auto"/>
        <w:left w:val="none" w:sz="0" w:space="0" w:color="auto"/>
        <w:bottom w:val="none" w:sz="0" w:space="0" w:color="auto"/>
        <w:right w:val="none" w:sz="0" w:space="0" w:color="auto"/>
      </w:divBdr>
    </w:div>
    <w:div w:id="1640113236">
      <w:bodyDiv w:val="1"/>
      <w:marLeft w:val="0"/>
      <w:marRight w:val="0"/>
      <w:marTop w:val="0"/>
      <w:marBottom w:val="0"/>
      <w:divBdr>
        <w:top w:val="none" w:sz="0" w:space="0" w:color="auto"/>
        <w:left w:val="none" w:sz="0" w:space="0" w:color="auto"/>
        <w:bottom w:val="none" w:sz="0" w:space="0" w:color="auto"/>
        <w:right w:val="none" w:sz="0" w:space="0" w:color="auto"/>
      </w:divBdr>
    </w:div>
    <w:div w:id="1640183179">
      <w:bodyDiv w:val="1"/>
      <w:marLeft w:val="0"/>
      <w:marRight w:val="0"/>
      <w:marTop w:val="0"/>
      <w:marBottom w:val="0"/>
      <w:divBdr>
        <w:top w:val="none" w:sz="0" w:space="0" w:color="auto"/>
        <w:left w:val="none" w:sz="0" w:space="0" w:color="auto"/>
        <w:bottom w:val="none" w:sz="0" w:space="0" w:color="auto"/>
        <w:right w:val="none" w:sz="0" w:space="0" w:color="auto"/>
      </w:divBdr>
    </w:div>
    <w:div w:id="1642731787">
      <w:bodyDiv w:val="1"/>
      <w:marLeft w:val="0"/>
      <w:marRight w:val="0"/>
      <w:marTop w:val="0"/>
      <w:marBottom w:val="0"/>
      <w:divBdr>
        <w:top w:val="none" w:sz="0" w:space="0" w:color="auto"/>
        <w:left w:val="none" w:sz="0" w:space="0" w:color="auto"/>
        <w:bottom w:val="none" w:sz="0" w:space="0" w:color="auto"/>
        <w:right w:val="none" w:sz="0" w:space="0" w:color="auto"/>
      </w:divBdr>
    </w:div>
    <w:div w:id="1647859532">
      <w:bodyDiv w:val="1"/>
      <w:marLeft w:val="0"/>
      <w:marRight w:val="0"/>
      <w:marTop w:val="0"/>
      <w:marBottom w:val="0"/>
      <w:divBdr>
        <w:top w:val="none" w:sz="0" w:space="0" w:color="auto"/>
        <w:left w:val="none" w:sz="0" w:space="0" w:color="auto"/>
        <w:bottom w:val="none" w:sz="0" w:space="0" w:color="auto"/>
        <w:right w:val="none" w:sz="0" w:space="0" w:color="auto"/>
      </w:divBdr>
    </w:div>
    <w:div w:id="1649356282">
      <w:bodyDiv w:val="1"/>
      <w:marLeft w:val="0"/>
      <w:marRight w:val="0"/>
      <w:marTop w:val="0"/>
      <w:marBottom w:val="0"/>
      <w:divBdr>
        <w:top w:val="none" w:sz="0" w:space="0" w:color="auto"/>
        <w:left w:val="none" w:sz="0" w:space="0" w:color="auto"/>
        <w:bottom w:val="none" w:sz="0" w:space="0" w:color="auto"/>
        <w:right w:val="none" w:sz="0" w:space="0" w:color="auto"/>
      </w:divBdr>
    </w:div>
    <w:div w:id="1649897085">
      <w:bodyDiv w:val="1"/>
      <w:marLeft w:val="0"/>
      <w:marRight w:val="0"/>
      <w:marTop w:val="0"/>
      <w:marBottom w:val="0"/>
      <w:divBdr>
        <w:top w:val="none" w:sz="0" w:space="0" w:color="auto"/>
        <w:left w:val="none" w:sz="0" w:space="0" w:color="auto"/>
        <w:bottom w:val="none" w:sz="0" w:space="0" w:color="auto"/>
        <w:right w:val="none" w:sz="0" w:space="0" w:color="auto"/>
      </w:divBdr>
    </w:div>
    <w:div w:id="1650480655">
      <w:bodyDiv w:val="1"/>
      <w:marLeft w:val="0"/>
      <w:marRight w:val="0"/>
      <w:marTop w:val="0"/>
      <w:marBottom w:val="0"/>
      <w:divBdr>
        <w:top w:val="none" w:sz="0" w:space="0" w:color="auto"/>
        <w:left w:val="none" w:sz="0" w:space="0" w:color="auto"/>
        <w:bottom w:val="none" w:sz="0" w:space="0" w:color="auto"/>
        <w:right w:val="none" w:sz="0" w:space="0" w:color="auto"/>
      </w:divBdr>
    </w:div>
    <w:div w:id="1652246624">
      <w:bodyDiv w:val="1"/>
      <w:marLeft w:val="0"/>
      <w:marRight w:val="0"/>
      <w:marTop w:val="0"/>
      <w:marBottom w:val="0"/>
      <w:divBdr>
        <w:top w:val="none" w:sz="0" w:space="0" w:color="auto"/>
        <w:left w:val="none" w:sz="0" w:space="0" w:color="auto"/>
        <w:bottom w:val="none" w:sz="0" w:space="0" w:color="auto"/>
        <w:right w:val="none" w:sz="0" w:space="0" w:color="auto"/>
      </w:divBdr>
    </w:div>
    <w:div w:id="1652252613">
      <w:bodyDiv w:val="1"/>
      <w:marLeft w:val="0"/>
      <w:marRight w:val="0"/>
      <w:marTop w:val="0"/>
      <w:marBottom w:val="0"/>
      <w:divBdr>
        <w:top w:val="none" w:sz="0" w:space="0" w:color="auto"/>
        <w:left w:val="none" w:sz="0" w:space="0" w:color="auto"/>
        <w:bottom w:val="none" w:sz="0" w:space="0" w:color="auto"/>
        <w:right w:val="none" w:sz="0" w:space="0" w:color="auto"/>
      </w:divBdr>
    </w:div>
    <w:div w:id="1653026957">
      <w:bodyDiv w:val="1"/>
      <w:marLeft w:val="0"/>
      <w:marRight w:val="0"/>
      <w:marTop w:val="0"/>
      <w:marBottom w:val="0"/>
      <w:divBdr>
        <w:top w:val="none" w:sz="0" w:space="0" w:color="auto"/>
        <w:left w:val="none" w:sz="0" w:space="0" w:color="auto"/>
        <w:bottom w:val="none" w:sz="0" w:space="0" w:color="auto"/>
        <w:right w:val="none" w:sz="0" w:space="0" w:color="auto"/>
      </w:divBdr>
    </w:div>
    <w:div w:id="1653751827">
      <w:bodyDiv w:val="1"/>
      <w:marLeft w:val="0"/>
      <w:marRight w:val="0"/>
      <w:marTop w:val="0"/>
      <w:marBottom w:val="0"/>
      <w:divBdr>
        <w:top w:val="none" w:sz="0" w:space="0" w:color="auto"/>
        <w:left w:val="none" w:sz="0" w:space="0" w:color="auto"/>
        <w:bottom w:val="none" w:sz="0" w:space="0" w:color="auto"/>
        <w:right w:val="none" w:sz="0" w:space="0" w:color="auto"/>
      </w:divBdr>
    </w:div>
    <w:div w:id="1656687667">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573597">
      <w:bodyDiv w:val="1"/>
      <w:marLeft w:val="0"/>
      <w:marRight w:val="0"/>
      <w:marTop w:val="0"/>
      <w:marBottom w:val="0"/>
      <w:divBdr>
        <w:top w:val="none" w:sz="0" w:space="0" w:color="auto"/>
        <w:left w:val="none" w:sz="0" w:space="0" w:color="auto"/>
        <w:bottom w:val="none" w:sz="0" w:space="0" w:color="auto"/>
        <w:right w:val="none" w:sz="0" w:space="0" w:color="auto"/>
      </w:divBdr>
    </w:div>
    <w:div w:id="1661421520">
      <w:bodyDiv w:val="1"/>
      <w:marLeft w:val="0"/>
      <w:marRight w:val="0"/>
      <w:marTop w:val="0"/>
      <w:marBottom w:val="0"/>
      <w:divBdr>
        <w:top w:val="none" w:sz="0" w:space="0" w:color="auto"/>
        <w:left w:val="none" w:sz="0" w:space="0" w:color="auto"/>
        <w:bottom w:val="none" w:sz="0" w:space="0" w:color="auto"/>
        <w:right w:val="none" w:sz="0" w:space="0" w:color="auto"/>
      </w:divBdr>
    </w:div>
    <w:div w:id="1661690283">
      <w:bodyDiv w:val="1"/>
      <w:marLeft w:val="0"/>
      <w:marRight w:val="0"/>
      <w:marTop w:val="0"/>
      <w:marBottom w:val="0"/>
      <w:divBdr>
        <w:top w:val="none" w:sz="0" w:space="0" w:color="auto"/>
        <w:left w:val="none" w:sz="0" w:space="0" w:color="auto"/>
        <w:bottom w:val="none" w:sz="0" w:space="0" w:color="auto"/>
        <w:right w:val="none" w:sz="0" w:space="0" w:color="auto"/>
      </w:divBdr>
    </w:div>
    <w:div w:id="1666930842">
      <w:bodyDiv w:val="1"/>
      <w:marLeft w:val="0"/>
      <w:marRight w:val="0"/>
      <w:marTop w:val="0"/>
      <w:marBottom w:val="0"/>
      <w:divBdr>
        <w:top w:val="none" w:sz="0" w:space="0" w:color="auto"/>
        <w:left w:val="none" w:sz="0" w:space="0" w:color="auto"/>
        <w:bottom w:val="none" w:sz="0" w:space="0" w:color="auto"/>
        <w:right w:val="none" w:sz="0" w:space="0" w:color="auto"/>
      </w:divBdr>
    </w:div>
    <w:div w:id="1667435682">
      <w:bodyDiv w:val="1"/>
      <w:marLeft w:val="0"/>
      <w:marRight w:val="0"/>
      <w:marTop w:val="0"/>
      <w:marBottom w:val="0"/>
      <w:divBdr>
        <w:top w:val="none" w:sz="0" w:space="0" w:color="auto"/>
        <w:left w:val="none" w:sz="0" w:space="0" w:color="auto"/>
        <w:bottom w:val="none" w:sz="0" w:space="0" w:color="auto"/>
        <w:right w:val="none" w:sz="0" w:space="0" w:color="auto"/>
      </w:divBdr>
    </w:div>
    <w:div w:id="1668363660">
      <w:bodyDiv w:val="1"/>
      <w:marLeft w:val="0"/>
      <w:marRight w:val="0"/>
      <w:marTop w:val="0"/>
      <w:marBottom w:val="0"/>
      <w:divBdr>
        <w:top w:val="none" w:sz="0" w:space="0" w:color="auto"/>
        <w:left w:val="none" w:sz="0" w:space="0" w:color="auto"/>
        <w:bottom w:val="none" w:sz="0" w:space="0" w:color="auto"/>
        <w:right w:val="none" w:sz="0" w:space="0" w:color="auto"/>
      </w:divBdr>
    </w:div>
    <w:div w:id="1669088572">
      <w:bodyDiv w:val="1"/>
      <w:marLeft w:val="0"/>
      <w:marRight w:val="0"/>
      <w:marTop w:val="0"/>
      <w:marBottom w:val="0"/>
      <w:divBdr>
        <w:top w:val="none" w:sz="0" w:space="0" w:color="auto"/>
        <w:left w:val="none" w:sz="0" w:space="0" w:color="auto"/>
        <w:bottom w:val="none" w:sz="0" w:space="0" w:color="auto"/>
        <w:right w:val="none" w:sz="0" w:space="0" w:color="auto"/>
      </w:divBdr>
    </w:div>
    <w:div w:id="1673877526">
      <w:bodyDiv w:val="1"/>
      <w:marLeft w:val="0"/>
      <w:marRight w:val="0"/>
      <w:marTop w:val="0"/>
      <w:marBottom w:val="0"/>
      <w:divBdr>
        <w:top w:val="none" w:sz="0" w:space="0" w:color="auto"/>
        <w:left w:val="none" w:sz="0" w:space="0" w:color="auto"/>
        <w:bottom w:val="none" w:sz="0" w:space="0" w:color="auto"/>
        <w:right w:val="none" w:sz="0" w:space="0" w:color="auto"/>
      </w:divBdr>
    </w:div>
    <w:div w:id="1677347435">
      <w:bodyDiv w:val="1"/>
      <w:marLeft w:val="0"/>
      <w:marRight w:val="0"/>
      <w:marTop w:val="0"/>
      <w:marBottom w:val="0"/>
      <w:divBdr>
        <w:top w:val="none" w:sz="0" w:space="0" w:color="auto"/>
        <w:left w:val="none" w:sz="0" w:space="0" w:color="auto"/>
        <w:bottom w:val="none" w:sz="0" w:space="0" w:color="auto"/>
        <w:right w:val="none" w:sz="0" w:space="0" w:color="auto"/>
      </w:divBdr>
    </w:div>
    <w:div w:id="1681007024">
      <w:bodyDiv w:val="1"/>
      <w:marLeft w:val="0"/>
      <w:marRight w:val="0"/>
      <w:marTop w:val="0"/>
      <w:marBottom w:val="0"/>
      <w:divBdr>
        <w:top w:val="none" w:sz="0" w:space="0" w:color="auto"/>
        <w:left w:val="none" w:sz="0" w:space="0" w:color="auto"/>
        <w:bottom w:val="none" w:sz="0" w:space="0" w:color="auto"/>
        <w:right w:val="none" w:sz="0" w:space="0" w:color="auto"/>
      </w:divBdr>
    </w:div>
    <w:div w:id="1683625244">
      <w:bodyDiv w:val="1"/>
      <w:marLeft w:val="0"/>
      <w:marRight w:val="0"/>
      <w:marTop w:val="0"/>
      <w:marBottom w:val="0"/>
      <w:divBdr>
        <w:top w:val="none" w:sz="0" w:space="0" w:color="auto"/>
        <w:left w:val="none" w:sz="0" w:space="0" w:color="auto"/>
        <w:bottom w:val="none" w:sz="0" w:space="0" w:color="auto"/>
        <w:right w:val="none" w:sz="0" w:space="0" w:color="auto"/>
      </w:divBdr>
    </w:div>
    <w:div w:id="1686707353">
      <w:bodyDiv w:val="1"/>
      <w:marLeft w:val="0"/>
      <w:marRight w:val="0"/>
      <w:marTop w:val="0"/>
      <w:marBottom w:val="0"/>
      <w:divBdr>
        <w:top w:val="none" w:sz="0" w:space="0" w:color="auto"/>
        <w:left w:val="none" w:sz="0" w:space="0" w:color="auto"/>
        <w:bottom w:val="none" w:sz="0" w:space="0" w:color="auto"/>
        <w:right w:val="none" w:sz="0" w:space="0" w:color="auto"/>
      </w:divBdr>
    </w:div>
    <w:div w:id="1687439519">
      <w:bodyDiv w:val="1"/>
      <w:marLeft w:val="0"/>
      <w:marRight w:val="0"/>
      <w:marTop w:val="0"/>
      <w:marBottom w:val="0"/>
      <w:divBdr>
        <w:top w:val="none" w:sz="0" w:space="0" w:color="auto"/>
        <w:left w:val="none" w:sz="0" w:space="0" w:color="auto"/>
        <w:bottom w:val="none" w:sz="0" w:space="0" w:color="auto"/>
        <w:right w:val="none" w:sz="0" w:space="0" w:color="auto"/>
      </w:divBdr>
    </w:div>
    <w:div w:id="1689216264">
      <w:bodyDiv w:val="1"/>
      <w:marLeft w:val="0"/>
      <w:marRight w:val="0"/>
      <w:marTop w:val="0"/>
      <w:marBottom w:val="0"/>
      <w:divBdr>
        <w:top w:val="none" w:sz="0" w:space="0" w:color="auto"/>
        <w:left w:val="none" w:sz="0" w:space="0" w:color="auto"/>
        <w:bottom w:val="none" w:sz="0" w:space="0" w:color="auto"/>
        <w:right w:val="none" w:sz="0" w:space="0" w:color="auto"/>
      </w:divBdr>
    </w:div>
    <w:div w:id="1689524071">
      <w:bodyDiv w:val="1"/>
      <w:marLeft w:val="0"/>
      <w:marRight w:val="0"/>
      <w:marTop w:val="0"/>
      <w:marBottom w:val="0"/>
      <w:divBdr>
        <w:top w:val="none" w:sz="0" w:space="0" w:color="auto"/>
        <w:left w:val="none" w:sz="0" w:space="0" w:color="auto"/>
        <w:bottom w:val="none" w:sz="0" w:space="0" w:color="auto"/>
        <w:right w:val="none" w:sz="0" w:space="0" w:color="auto"/>
      </w:divBdr>
    </w:div>
    <w:div w:id="1693871371">
      <w:bodyDiv w:val="1"/>
      <w:marLeft w:val="0"/>
      <w:marRight w:val="0"/>
      <w:marTop w:val="0"/>
      <w:marBottom w:val="0"/>
      <w:divBdr>
        <w:top w:val="none" w:sz="0" w:space="0" w:color="auto"/>
        <w:left w:val="none" w:sz="0" w:space="0" w:color="auto"/>
        <w:bottom w:val="none" w:sz="0" w:space="0" w:color="auto"/>
        <w:right w:val="none" w:sz="0" w:space="0" w:color="auto"/>
      </w:divBdr>
    </w:div>
    <w:div w:id="1702245292">
      <w:bodyDiv w:val="1"/>
      <w:marLeft w:val="0"/>
      <w:marRight w:val="0"/>
      <w:marTop w:val="0"/>
      <w:marBottom w:val="0"/>
      <w:divBdr>
        <w:top w:val="none" w:sz="0" w:space="0" w:color="auto"/>
        <w:left w:val="none" w:sz="0" w:space="0" w:color="auto"/>
        <w:bottom w:val="none" w:sz="0" w:space="0" w:color="auto"/>
        <w:right w:val="none" w:sz="0" w:space="0" w:color="auto"/>
      </w:divBdr>
    </w:div>
    <w:div w:id="1714111600">
      <w:bodyDiv w:val="1"/>
      <w:marLeft w:val="0"/>
      <w:marRight w:val="0"/>
      <w:marTop w:val="0"/>
      <w:marBottom w:val="0"/>
      <w:divBdr>
        <w:top w:val="none" w:sz="0" w:space="0" w:color="auto"/>
        <w:left w:val="none" w:sz="0" w:space="0" w:color="auto"/>
        <w:bottom w:val="none" w:sz="0" w:space="0" w:color="auto"/>
        <w:right w:val="none" w:sz="0" w:space="0" w:color="auto"/>
      </w:divBdr>
    </w:div>
    <w:div w:id="1715040128">
      <w:bodyDiv w:val="1"/>
      <w:marLeft w:val="0"/>
      <w:marRight w:val="0"/>
      <w:marTop w:val="0"/>
      <w:marBottom w:val="0"/>
      <w:divBdr>
        <w:top w:val="none" w:sz="0" w:space="0" w:color="auto"/>
        <w:left w:val="none" w:sz="0" w:space="0" w:color="auto"/>
        <w:bottom w:val="none" w:sz="0" w:space="0" w:color="auto"/>
        <w:right w:val="none" w:sz="0" w:space="0" w:color="auto"/>
      </w:divBdr>
    </w:div>
    <w:div w:id="1717586890">
      <w:bodyDiv w:val="1"/>
      <w:marLeft w:val="0"/>
      <w:marRight w:val="0"/>
      <w:marTop w:val="0"/>
      <w:marBottom w:val="0"/>
      <w:divBdr>
        <w:top w:val="none" w:sz="0" w:space="0" w:color="auto"/>
        <w:left w:val="none" w:sz="0" w:space="0" w:color="auto"/>
        <w:bottom w:val="none" w:sz="0" w:space="0" w:color="auto"/>
        <w:right w:val="none" w:sz="0" w:space="0" w:color="auto"/>
      </w:divBdr>
    </w:div>
    <w:div w:id="1719235730">
      <w:bodyDiv w:val="1"/>
      <w:marLeft w:val="0"/>
      <w:marRight w:val="0"/>
      <w:marTop w:val="0"/>
      <w:marBottom w:val="0"/>
      <w:divBdr>
        <w:top w:val="none" w:sz="0" w:space="0" w:color="auto"/>
        <w:left w:val="none" w:sz="0" w:space="0" w:color="auto"/>
        <w:bottom w:val="none" w:sz="0" w:space="0" w:color="auto"/>
        <w:right w:val="none" w:sz="0" w:space="0" w:color="auto"/>
      </w:divBdr>
    </w:div>
    <w:div w:id="1720980578">
      <w:bodyDiv w:val="1"/>
      <w:marLeft w:val="0"/>
      <w:marRight w:val="0"/>
      <w:marTop w:val="0"/>
      <w:marBottom w:val="0"/>
      <w:divBdr>
        <w:top w:val="none" w:sz="0" w:space="0" w:color="auto"/>
        <w:left w:val="none" w:sz="0" w:space="0" w:color="auto"/>
        <w:bottom w:val="none" w:sz="0" w:space="0" w:color="auto"/>
        <w:right w:val="none" w:sz="0" w:space="0" w:color="auto"/>
      </w:divBdr>
    </w:div>
    <w:div w:id="1722289438">
      <w:bodyDiv w:val="1"/>
      <w:marLeft w:val="0"/>
      <w:marRight w:val="0"/>
      <w:marTop w:val="0"/>
      <w:marBottom w:val="0"/>
      <w:divBdr>
        <w:top w:val="none" w:sz="0" w:space="0" w:color="auto"/>
        <w:left w:val="none" w:sz="0" w:space="0" w:color="auto"/>
        <w:bottom w:val="none" w:sz="0" w:space="0" w:color="auto"/>
        <w:right w:val="none" w:sz="0" w:space="0" w:color="auto"/>
      </w:divBdr>
    </w:div>
    <w:div w:id="1726564703">
      <w:bodyDiv w:val="1"/>
      <w:marLeft w:val="0"/>
      <w:marRight w:val="0"/>
      <w:marTop w:val="0"/>
      <w:marBottom w:val="0"/>
      <w:divBdr>
        <w:top w:val="none" w:sz="0" w:space="0" w:color="auto"/>
        <w:left w:val="none" w:sz="0" w:space="0" w:color="auto"/>
        <w:bottom w:val="none" w:sz="0" w:space="0" w:color="auto"/>
        <w:right w:val="none" w:sz="0" w:space="0" w:color="auto"/>
      </w:divBdr>
    </w:div>
    <w:div w:id="1726830581">
      <w:bodyDiv w:val="1"/>
      <w:marLeft w:val="0"/>
      <w:marRight w:val="0"/>
      <w:marTop w:val="0"/>
      <w:marBottom w:val="0"/>
      <w:divBdr>
        <w:top w:val="none" w:sz="0" w:space="0" w:color="auto"/>
        <w:left w:val="none" w:sz="0" w:space="0" w:color="auto"/>
        <w:bottom w:val="none" w:sz="0" w:space="0" w:color="auto"/>
        <w:right w:val="none" w:sz="0" w:space="0" w:color="auto"/>
      </w:divBdr>
    </w:div>
    <w:div w:id="1727560396">
      <w:bodyDiv w:val="1"/>
      <w:marLeft w:val="0"/>
      <w:marRight w:val="0"/>
      <w:marTop w:val="0"/>
      <w:marBottom w:val="0"/>
      <w:divBdr>
        <w:top w:val="none" w:sz="0" w:space="0" w:color="auto"/>
        <w:left w:val="none" w:sz="0" w:space="0" w:color="auto"/>
        <w:bottom w:val="none" w:sz="0" w:space="0" w:color="auto"/>
        <w:right w:val="none" w:sz="0" w:space="0" w:color="auto"/>
      </w:divBdr>
    </w:div>
    <w:div w:id="1729258908">
      <w:bodyDiv w:val="1"/>
      <w:marLeft w:val="0"/>
      <w:marRight w:val="0"/>
      <w:marTop w:val="0"/>
      <w:marBottom w:val="0"/>
      <w:divBdr>
        <w:top w:val="none" w:sz="0" w:space="0" w:color="auto"/>
        <w:left w:val="none" w:sz="0" w:space="0" w:color="auto"/>
        <w:bottom w:val="none" w:sz="0" w:space="0" w:color="auto"/>
        <w:right w:val="none" w:sz="0" w:space="0" w:color="auto"/>
      </w:divBdr>
    </w:div>
    <w:div w:id="1731539977">
      <w:bodyDiv w:val="1"/>
      <w:marLeft w:val="0"/>
      <w:marRight w:val="0"/>
      <w:marTop w:val="0"/>
      <w:marBottom w:val="0"/>
      <w:divBdr>
        <w:top w:val="none" w:sz="0" w:space="0" w:color="auto"/>
        <w:left w:val="none" w:sz="0" w:space="0" w:color="auto"/>
        <w:bottom w:val="none" w:sz="0" w:space="0" w:color="auto"/>
        <w:right w:val="none" w:sz="0" w:space="0" w:color="auto"/>
      </w:divBdr>
    </w:div>
    <w:div w:id="1734893478">
      <w:bodyDiv w:val="1"/>
      <w:marLeft w:val="0"/>
      <w:marRight w:val="0"/>
      <w:marTop w:val="0"/>
      <w:marBottom w:val="0"/>
      <w:divBdr>
        <w:top w:val="none" w:sz="0" w:space="0" w:color="auto"/>
        <w:left w:val="none" w:sz="0" w:space="0" w:color="auto"/>
        <w:bottom w:val="none" w:sz="0" w:space="0" w:color="auto"/>
        <w:right w:val="none" w:sz="0" w:space="0" w:color="auto"/>
      </w:divBdr>
    </w:div>
    <w:div w:id="1737051722">
      <w:bodyDiv w:val="1"/>
      <w:marLeft w:val="0"/>
      <w:marRight w:val="0"/>
      <w:marTop w:val="0"/>
      <w:marBottom w:val="0"/>
      <w:divBdr>
        <w:top w:val="none" w:sz="0" w:space="0" w:color="auto"/>
        <w:left w:val="none" w:sz="0" w:space="0" w:color="auto"/>
        <w:bottom w:val="none" w:sz="0" w:space="0" w:color="auto"/>
        <w:right w:val="none" w:sz="0" w:space="0" w:color="auto"/>
      </w:divBdr>
    </w:div>
    <w:div w:id="1738556093">
      <w:bodyDiv w:val="1"/>
      <w:marLeft w:val="0"/>
      <w:marRight w:val="0"/>
      <w:marTop w:val="0"/>
      <w:marBottom w:val="0"/>
      <w:divBdr>
        <w:top w:val="none" w:sz="0" w:space="0" w:color="auto"/>
        <w:left w:val="none" w:sz="0" w:space="0" w:color="auto"/>
        <w:bottom w:val="none" w:sz="0" w:space="0" w:color="auto"/>
        <w:right w:val="none" w:sz="0" w:space="0" w:color="auto"/>
      </w:divBdr>
    </w:div>
    <w:div w:id="1738892190">
      <w:bodyDiv w:val="1"/>
      <w:marLeft w:val="0"/>
      <w:marRight w:val="0"/>
      <w:marTop w:val="0"/>
      <w:marBottom w:val="0"/>
      <w:divBdr>
        <w:top w:val="none" w:sz="0" w:space="0" w:color="auto"/>
        <w:left w:val="none" w:sz="0" w:space="0" w:color="auto"/>
        <w:bottom w:val="none" w:sz="0" w:space="0" w:color="auto"/>
        <w:right w:val="none" w:sz="0" w:space="0" w:color="auto"/>
      </w:divBdr>
    </w:div>
    <w:div w:id="1741096390">
      <w:bodyDiv w:val="1"/>
      <w:marLeft w:val="0"/>
      <w:marRight w:val="0"/>
      <w:marTop w:val="0"/>
      <w:marBottom w:val="0"/>
      <w:divBdr>
        <w:top w:val="none" w:sz="0" w:space="0" w:color="auto"/>
        <w:left w:val="none" w:sz="0" w:space="0" w:color="auto"/>
        <w:bottom w:val="none" w:sz="0" w:space="0" w:color="auto"/>
        <w:right w:val="none" w:sz="0" w:space="0" w:color="auto"/>
      </w:divBdr>
    </w:div>
    <w:div w:id="1743521264">
      <w:bodyDiv w:val="1"/>
      <w:marLeft w:val="0"/>
      <w:marRight w:val="0"/>
      <w:marTop w:val="0"/>
      <w:marBottom w:val="0"/>
      <w:divBdr>
        <w:top w:val="none" w:sz="0" w:space="0" w:color="auto"/>
        <w:left w:val="none" w:sz="0" w:space="0" w:color="auto"/>
        <w:bottom w:val="none" w:sz="0" w:space="0" w:color="auto"/>
        <w:right w:val="none" w:sz="0" w:space="0" w:color="auto"/>
      </w:divBdr>
    </w:div>
    <w:div w:id="1745492306">
      <w:bodyDiv w:val="1"/>
      <w:marLeft w:val="0"/>
      <w:marRight w:val="0"/>
      <w:marTop w:val="0"/>
      <w:marBottom w:val="0"/>
      <w:divBdr>
        <w:top w:val="none" w:sz="0" w:space="0" w:color="auto"/>
        <w:left w:val="none" w:sz="0" w:space="0" w:color="auto"/>
        <w:bottom w:val="none" w:sz="0" w:space="0" w:color="auto"/>
        <w:right w:val="none" w:sz="0" w:space="0" w:color="auto"/>
      </w:divBdr>
    </w:div>
    <w:div w:id="1747874359">
      <w:bodyDiv w:val="1"/>
      <w:marLeft w:val="0"/>
      <w:marRight w:val="0"/>
      <w:marTop w:val="0"/>
      <w:marBottom w:val="0"/>
      <w:divBdr>
        <w:top w:val="none" w:sz="0" w:space="0" w:color="auto"/>
        <w:left w:val="none" w:sz="0" w:space="0" w:color="auto"/>
        <w:bottom w:val="none" w:sz="0" w:space="0" w:color="auto"/>
        <w:right w:val="none" w:sz="0" w:space="0" w:color="auto"/>
      </w:divBdr>
    </w:div>
    <w:div w:id="1749227607">
      <w:bodyDiv w:val="1"/>
      <w:marLeft w:val="0"/>
      <w:marRight w:val="0"/>
      <w:marTop w:val="0"/>
      <w:marBottom w:val="0"/>
      <w:divBdr>
        <w:top w:val="none" w:sz="0" w:space="0" w:color="auto"/>
        <w:left w:val="none" w:sz="0" w:space="0" w:color="auto"/>
        <w:bottom w:val="none" w:sz="0" w:space="0" w:color="auto"/>
        <w:right w:val="none" w:sz="0" w:space="0" w:color="auto"/>
      </w:divBdr>
    </w:div>
    <w:div w:id="1750695413">
      <w:bodyDiv w:val="1"/>
      <w:marLeft w:val="0"/>
      <w:marRight w:val="0"/>
      <w:marTop w:val="0"/>
      <w:marBottom w:val="0"/>
      <w:divBdr>
        <w:top w:val="none" w:sz="0" w:space="0" w:color="auto"/>
        <w:left w:val="none" w:sz="0" w:space="0" w:color="auto"/>
        <w:bottom w:val="none" w:sz="0" w:space="0" w:color="auto"/>
        <w:right w:val="none" w:sz="0" w:space="0" w:color="auto"/>
      </w:divBdr>
    </w:div>
    <w:div w:id="1753817502">
      <w:bodyDiv w:val="1"/>
      <w:marLeft w:val="0"/>
      <w:marRight w:val="0"/>
      <w:marTop w:val="0"/>
      <w:marBottom w:val="0"/>
      <w:divBdr>
        <w:top w:val="none" w:sz="0" w:space="0" w:color="auto"/>
        <w:left w:val="none" w:sz="0" w:space="0" w:color="auto"/>
        <w:bottom w:val="none" w:sz="0" w:space="0" w:color="auto"/>
        <w:right w:val="none" w:sz="0" w:space="0" w:color="auto"/>
      </w:divBdr>
    </w:div>
    <w:div w:id="1754008165">
      <w:bodyDiv w:val="1"/>
      <w:marLeft w:val="0"/>
      <w:marRight w:val="0"/>
      <w:marTop w:val="0"/>
      <w:marBottom w:val="0"/>
      <w:divBdr>
        <w:top w:val="none" w:sz="0" w:space="0" w:color="auto"/>
        <w:left w:val="none" w:sz="0" w:space="0" w:color="auto"/>
        <w:bottom w:val="none" w:sz="0" w:space="0" w:color="auto"/>
        <w:right w:val="none" w:sz="0" w:space="0" w:color="auto"/>
      </w:divBdr>
    </w:div>
    <w:div w:id="1759250369">
      <w:bodyDiv w:val="1"/>
      <w:marLeft w:val="0"/>
      <w:marRight w:val="0"/>
      <w:marTop w:val="0"/>
      <w:marBottom w:val="0"/>
      <w:divBdr>
        <w:top w:val="none" w:sz="0" w:space="0" w:color="auto"/>
        <w:left w:val="none" w:sz="0" w:space="0" w:color="auto"/>
        <w:bottom w:val="none" w:sz="0" w:space="0" w:color="auto"/>
        <w:right w:val="none" w:sz="0" w:space="0" w:color="auto"/>
      </w:divBdr>
    </w:div>
    <w:div w:id="1759864409">
      <w:bodyDiv w:val="1"/>
      <w:marLeft w:val="0"/>
      <w:marRight w:val="0"/>
      <w:marTop w:val="0"/>
      <w:marBottom w:val="0"/>
      <w:divBdr>
        <w:top w:val="none" w:sz="0" w:space="0" w:color="auto"/>
        <w:left w:val="none" w:sz="0" w:space="0" w:color="auto"/>
        <w:bottom w:val="none" w:sz="0" w:space="0" w:color="auto"/>
        <w:right w:val="none" w:sz="0" w:space="0" w:color="auto"/>
      </w:divBdr>
    </w:div>
    <w:div w:id="1761022098">
      <w:bodyDiv w:val="1"/>
      <w:marLeft w:val="0"/>
      <w:marRight w:val="0"/>
      <w:marTop w:val="0"/>
      <w:marBottom w:val="0"/>
      <w:divBdr>
        <w:top w:val="none" w:sz="0" w:space="0" w:color="auto"/>
        <w:left w:val="none" w:sz="0" w:space="0" w:color="auto"/>
        <w:bottom w:val="none" w:sz="0" w:space="0" w:color="auto"/>
        <w:right w:val="none" w:sz="0" w:space="0" w:color="auto"/>
      </w:divBdr>
    </w:div>
    <w:div w:id="1765419424">
      <w:bodyDiv w:val="1"/>
      <w:marLeft w:val="0"/>
      <w:marRight w:val="0"/>
      <w:marTop w:val="0"/>
      <w:marBottom w:val="0"/>
      <w:divBdr>
        <w:top w:val="none" w:sz="0" w:space="0" w:color="auto"/>
        <w:left w:val="none" w:sz="0" w:space="0" w:color="auto"/>
        <w:bottom w:val="none" w:sz="0" w:space="0" w:color="auto"/>
        <w:right w:val="none" w:sz="0" w:space="0" w:color="auto"/>
      </w:divBdr>
    </w:div>
    <w:div w:id="1765958837">
      <w:bodyDiv w:val="1"/>
      <w:marLeft w:val="0"/>
      <w:marRight w:val="0"/>
      <w:marTop w:val="0"/>
      <w:marBottom w:val="0"/>
      <w:divBdr>
        <w:top w:val="none" w:sz="0" w:space="0" w:color="auto"/>
        <w:left w:val="none" w:sz="0" w:space="0" w:color="auto"/>
        <w:bottom w:val="none" w:sz="0" w:space="0" w:color="auto"/>
        <w:right w:val="none" w:sz="0" w:space="0" w:color="auto"/>
      </w:divBdr>
    </w:div>
    <w:div w:id="1767074595">
      <w:bodyDiv w:val="1"/>
      <w:marLeft w:val="0"/>
      <w:marRight w:val="0"/>
      <w:marTop w:val="0"/>
      <w:marBottom w:val="0"/>
      <w:divBdr>
        <w:top w:val="none" w:sz="0" w:space="0" w:color="auto"/>
        <w:left w:val="none" w:sz="0" w:space="0" w:color="auto"/>
        <w:bottom w:val="none" w:sz="0" w:space="0" w:color="auto"/>
        <w:right w:val="none" w:sz="0" w:space="0" w:color="auto"/>
      </w:divBdr>
    </w:div>
    <w:div w:id="1768304717">
      <w:bodyDiv w:val="1"/>
      <w:marLeft w:val="0"/>
      <w:marRight w:val="0"/>
      <w:marTop w:val="0"/>
      <w:marBottom w:val="0"/>
      <w:divBdr>
        <w:top w:val="none" w:sz="0" w:space="0" w:color="auto"/>
        <w:left w:val="none" w:sz="0" w:space="0" w:color="auto"/>
        <w:bottom w:val="none" w:sz="0" w:space="0" w:color="auto"/>
        <w:right w:val="none" w:sz="0" w:space="0" w:color="auto"/>
      </w:divBdr>
    </w:div>
    <w:div w:id="1776973342">
      <w:bodyDiv w:val="1"/>
      <w:marLeft w:val="0"/>
      <w:marRight w:val="0"/>
      <w:marTop w:val="0"/>
      <w:marBottom w:val="0"/>
      <w:divBdr>
        <w:top w:val="none" w:sz="0" w:space="0" w:color="auto"/>
        <w:left w:val="none" w:sz="0" w:space="0" w:color="auto"/>
        <w:bottom w:val="none" w:sz="0" w:space="0" w:color="auto"/>
        <w:right w:val="none" w:sz="0" w:space="0" w:color="auto"/>
      </w:divBdr>
    </w:div>
    <w:div w:id="1777404881">
      <w:bodyDiv w:val="1"/>
      <w:marLeft w:val="0"/>
      <w:marRight w:val="0"/>
      <w:marTop w:val="0"/>
      <w:marBottom w:val="0"/>
      <w:divBdr>
        <w:top w:val="none" w:sz="0" w:space="0" w:color="auto"/>
        <w:left w:val="none" w:sz="0" w:space="0" w:color="auto"/>
        <w:bottom w:val="none" w:sz="0" w:space="0" w:color="auto"/>
        <w:right w:val="none" w:sz="0" w:space="0" w:color="auto"/>
      </w:divBdr>
    </w:div>
    <w:div w:id="1780681654">
      <w:bodyDiv w:val="1"/>
      <w:marLeft w:val="0"/>
      <w:marRight w:val="0"/>
      <w:marTop w:val="0"/>
      <w:marBottom w:val="0"/>
      <w:divBdr>
        <w:top w:val="none" w:sz="0" w:space="0" w:color="auto"/>
        <w:left w:val="none" w:sz="0" w:space="0" w:color="auto"/>
        <w:bottom w:val="none" w:sz="0" w:space="0" w:color="auto"/>
        <w:right w:val="none" w:sz="0" w:space="0" w:color="auto"/>
      </w:divBdr>
    </w:div>
    <w:div w:id="1781337643">
      <w:bodyDiv w:val="1"/>
      <w:marLeft w:val="0"/>
      <w:marRight w:val="0"/>
      <w:marTop w:val="0"/>
      <w:marBottom w:val="0"/>
      <w:divBdr>
        <w:top w:val="none" w:sz="0" w:space="0" w:color="auto"/>
        <w:left w:val="none" w:sz="0" w:space="0" w:color="auto"/>
        <w:bottom w:val="none" w:sz="0" w:space="0" w:color="auto"/>
        <w:right w:val="none" w:sz="0" w:space="0" w:color="auto"/>
      </w:divBdr>
    </w:div>
    <w:div w:id="1781991254">
      <w:bodyDiv w:val="1"/>
      <w:marLeft w:val="0"/>
      <w:marRight w:val="0"/>
      <w:marTop w:val="0"/>
      <w:marBottom w:val="0"/>
      <w:divBdr>
        <w:top w:val="none" w:sz="0" w:space="0" w:color="auto"/>
        <w:left w:val="none" w:sz="0" w:space="0" w:color="auto"/>
        <w:bottom w:val="none" w:sz="0" w:space="0" w:color="auto"/>
        <w:right w:val="none" w:sz="0" w:space="0" w:color="auto"/>
      </w:divBdr>
    </w:div>
    <w:div w:id="1790929660">
      <w:bodyDiv w:val="1"/>
      <w:marLeft w:val="0"/>
      <w:marRight w:val="0"/>
      <w:marTop w:val="0"/>
      <w:marBottom w:val="0"/>
      <w:divBdr>
        <w:top w:val="none" w:sz="0" w:space="0" w:color="auto"/>
        <w:left w:val="none" w:sz="0" w:space="0" w:color="auto"/>
        <w:bottom w:val="none" w:sz="0" w:space="0" w:color="auto"/>
        <w:right w:val="none" w:sz="0" w:space="0" w:color="auto"/>
      </w:divBdr>
    </w:div>
    <w:div w:id="1791314982">
      <w:bodyDiv w:val="1"/>
      <w:marLeft w:val="0"/>
      <w:marRight w:val="0"/>
      <w:marTop w:val="0"/>
      <w:marBottom w:val="0"/>
      <w:divBdr>
        <w:top w:val="none" w:sz="0" w:space="0" w:color="auto"/>
        <w:left w:val="none" w:sz="0" w:space="0" w:color="auto"/>
        <w:bottom w:val="none" w:sz="0" w:space="0" w:color="auto"/>
        <w:right w:val="none" w:sz="0" w:space="0" w:color="auto"/>
      </w:divBdr>
    </w:div>
    <w:div w:id="1791895672">
      <w:bodyDiv w:val="1"/>
      <w:marLeft w:val="0"/>
      <w:marRight w:val="0"/>
      <w:marTop w:val="0"/>
      <w:marBottom w:val="0"/>
      <w:divBdr>
        <w:top w:val="none" w:sz="0" w:space="0" w:color="auto"/>
        <w:left w:val="none" w:sz="0" w:space="0" w:color="auto"/>
        <w:bottom w:val="none" w:sz="0" w:space="0" w:color="auto"/>
        <w:right w:val="none" w:sz="0" w:space="0" w:color="auto"/>
      </w:divBdr>
    </w:div>
    <w:div w:id="1793401055">
      <w:bodyDiv w:val="1"/>
      <w:marLeft w:val="0"/>
      <w:marRight w:val="0"/>
      <w:marTop w:val="0"/>
      <w:marBottom w:val="0"/>
      <w:divBdr>
        <w:top w:val="none" w:sz="0" w:space="0" w:color="auto"/>
        <w:left w:val="none" w:sz="0" w:space="0" w:color="auto"/>
        <w:bottom w:val="none" w:sz="0" w:space="0" w:color="auto"/>
        <w:right w:val="none" w:sz="0" w:space="0" w:color="auto"/>
      </w:divBdr>
    </w:div>
    <w:div w:id="1793401883">
      <w:bodyDiv w:val="1"/>
      <w:marLeft w:val="0"/>
      <w:marRight w:val="0"/>
      <w:marTop w:val="0"/>
      <w:marBottom w:val="0"/>
      <w:divBdr>
        <w:top w:val="none" w:sz="0" w:space="0" w:color="auto"/>
        <w:left w:val="none" w:sz="0" w:space="0" w:color="auto"/>
        <w:bottom w:val="none" w:sz="0" w:space="0" w:color="auto"/>
        <w:right w:val="none" w:sz="0" w:space="0" w:color="auto"/>
      </w:divBdr>
    </w:div>
    <w:div w:id="1799562649">
      <w:bodyDiv w:val="1"/>
      <w:marLeft w:val="0"/>
      <w:marRight w:val="0"/>
      <w:marTop w:val="0"/>
      <w:marBottom w:val="0"/>
      <w:divBdr>
        <w:top w:val="none" w:sz="0" w:space="0" w:color="auto"/>
        <w:left w:val="none" w:sz="0" w:space="0" w:color="auto"/>
        <w:bottom w:val="none" w:sz="0" w:space="0" w:color="auto"/>
        <w:right w:val="none" w:sz="0" w:space="0" w:color="auto"/>
      </w:divBdr>
    </w:div>
    <w:div w:id="1799839806">
      <w:bodyDiv w:val="1"/>
      <w:marLeft w:val="0"/>
      <w:marRight w:val="0"/>
      <w:marTop w:val="0"/>
      <w:marBottom w:val="0"/>
      <w:divBdr>
        <w:top w:val="none" w:sz="0" w:space="0" w:color="auto"/>
        <w:left w:val="none" w:sz="0" w:space="0" w:color="auto"/>
        <w:bottom w:val="none" w:sz="0" w:space="0" w:color="auto"/>
        <w:right w:val="none" w:sz="0" w:space="0" w:color="auto"/>
      </w:divBdr>
    </w:div>
    <w:div w:id="1800873283">
      <w:bodyDiv w:val="1"/>
      <w:marLeft w:val="0"/>
      <w:marRight w:val="0"/>
      <w:marTop w:val="0"/>
      <w:marBottom w:val="0"/>
      <w:divBdr>
        <w:top w:val="none" w:sz="0" w:space="0" w:color="auto"/>
        <w:left w:val="none" w:sz="0" w:space="0" w:color="auto"/>
        <w:bottom w:val="none" w:sz="0" w:space="0" w:color="auto"/>
        <w:right w:val="none" w:sz="0" w:space="0" w:color="auto"/>
      </w:divBdr>
    </w:div>
    <w:div w:id="1806964309">
      <w:bodyDiv w:val="1"/>
      <w:marLeft w:val="0"/>
      <w:marRight w:val="0"/>
      <w:marTop w:val="0"/>
      <w:marBottom w:val="0"/>
      <w:divBdr>
        <w:top w:val="none" w:sz="0" w:space="0" w:color="auto"/>
        <w:left w:val="none" w:sz="0" w:space="0" w:color="auto"/>
        <w:bottom w:val="none" w:sz="0" w:space="0" w:color="auto"/>
        <w:right w:val="none" w:sz="0" w:space="0" w:color="auto"/>
      </w:divBdr>
    </w:div>
    <w:div w:id="1816871348">
      <w:bodyDiv w:val="1"/>
      <w:marLeft w:val="0"/>
      <w:marRight w:val="0"/>
      <w:marTop w:val="0"/>
      <w:marBottom w:val="0"/>
      <w:divBdr>
        <w:top w:val="none" w:sz="0" w:space="0" w:color="auto"/>
        <w:left w:val="none" w:sz="0" w:space="0" w:color="auto"/>
        <w:bottom w:val="none" w:sz="0" w:space="0" w:color="auto"/>
        <w:right w:val="none" w:sz="0" w:space="0" w:color="auto"/>
      </w:divBdr>
    </w:div>
    <w:div w:id="1817642307">
      <w:bodyDiv w:val="1"/>
      <w:marLeft w:val="0"/>
      <w:marRight w:val="0"/>
      <w:marTop w:val="0"/>
      <w:marBottom w:val="0"/>
      <w:divBdr>
        <w:top w:val="none" w:sz="0" w:space="0" w:color="auto"/>
        <w:left w:val="none" w:sz="0" w:space="0" w:color="auto"/>
        <w:bottom w:val="none" w:sz="0" w:space="0" w:color="auto"/>
        <w:right w:val="none" w:sz="0" w:space="0" w:color="auto"/>
      </w:divBdr>
    </w:div>
    <w:div w:id="1822303698">
      <w:bodyDiv w:val="1"/>
      <w:marLeft w:val="0"/>
      <w:marRight w:val="0"/>
      <w:marTop w:val="0"/>
      <w:marBottom w:val="0"/>
      <w:divBdr>
        <w:top w:val="none" w:sz="0" w:space="0" w:color="auto"/>
        <w:left w:val="none" w:sz="0" w:space="0" w:color="auto"/>
        <w:bottom w:val="none" w:sz="0" w:space="0" w:color="auto"/>
        <w:right w:val="none" w:sz="0" w:space="0" w:color="auto"/>
      </w:divBdr>
    </w:div>
    <w:div w:id="1822303721">
      <w:bodyDiv w:val="1"/>
      <w:marLeft w:val="0"/>
      <w:marRight w:val="0"/>
      <w:marTop w:val="0"/>
      <w:marBottom w:val="0"/>
      <w:divBdr>
        <w:top w:val="none" w:sz="0" w:space="0" w:color="auto"/>
        <w:left w:val="none" w:sz="0" w:space="0" w:color="auto"/>
        <w:bottom w:val="none" w:sz="0" w:space="0" w:color="auto"/>
        <w:right w:val="none" w:sz="0" w:space="0" w:color="auto"/>
      </w:divBdr>
    </w:div>
    <w:div w:id="1823354618">
      <w:bodyDiv w:val="1"/>
      <w:marLeft w:val="0"/>
      <w:marRight w:val="0"/>
      <w:marTop w:val="0"/>
      <w:marBottom w:val="0"/>
      <w:divBdr>
        <w:top w:val="none" w:sz="0" w:space="0" w:color="auto"/>
        <w:left w:val="none" w:sz="0" w:space="0" w:color="auto"/>
        <w:bottom w:val="none" w:sz="0" w:space="0" w:color="auto"/>
        <w:right w:val="none" w:sz="0" w:space="0" w:color="auto"/>
      </w:divBdr>
    </w:div>
    <w:div w:id="1823958438">
      <w:bodyDiv w:val="1"/>
      <w:marLeft w:val="0"/>
      <w:marRight w:val="0"/>
      <w:marTop w:val="0"/>
      <w:marBottom w:val="0"/>
      <w:divBdr>
        <w:top w:val="none" w:sz="0" w:space="0" w:color="auto"/>
        <w:left w:val="none" w:sz="0" w:space="0" w:color="auto"/>
        <w:bottom w:val="none" w:sz="0" w:space="0" w:color="auto"/>
        <w:right w:val="none" w:sz="0" w:space="0" w:color="auto"/>
      </w:divBdr>
    </w:div>
    <w:div w:id="1824854025">
      <w:bodyDiv w:val="1"/>
      <w:marLeft w:val="0"/>
      <w:marRight w:val="0"/>
      <w:marTop w:val="0"/>
      <w:marBottom w:val="0"/>
      <w:divBdr>
        <w:top w:val="none" w:sz="0" w:space="0" w:color="auto"/>
        <w:left w:val="none" w:sz="0" w:space="0" w:color="auto"/>
        <w:bottom w:val="none" w:sz="0" w:space="0" w:color="auto"/>
        <w:right w:val="none" w:sz="0" w:space="0" w:color="auto"/>
      </w:divBdr>
    </w:div>
    <w:div w:id="1828667004">
      <w:bodyDiv w:val="1"/>
      <w:marLeft w:val="0"/>
      <w:marRight w:val="0"/>
      <w:marTop w:val="0"/>
      <w:marBottom w:val="0"/>
      <w:divBdr>
        <w:top w:val="none" w:sz="0" w:space="0" w:color="auto"/>
        <w:left w:val="none" w:sz="0" w:space="0" w:color="auto"/>
        <w:bottom w:val="none" w:sz="0" w:space="0" w:color="auto"/>
        <w:right w:val="none" w:sz="0" w:space="0" w:color="auto"/>
      </w:divBdr>
    </w:div>
    <w:div w:id="1832409369">
      <w:bodyDiv w:val="1"/>
      <w:marLeft w:val="0"/>
      <w:marRight w:val="0"/>
      <w:marTop w:val="0"/>
      <w:marBottom w:val="0"/>
      <w:divBdr>
        <w:top w:val="none" w:sz="0" w:space="0" w:color="auto"/>
        <w:left w:val="none" w:sz="0" w:space="0" w:color="auto"/>
        <w:bottom w:val="none" w:sz="0" w:space="0" w:color="auto"/>
        <w:right w:val="none" w:sz="0" w:space="0" w:color="auto"/>
      </w:divBdr>
    </w:div>
    <w:div w:id="1833326838">
      <w:bodyDiv w:val="1"/>
      <w:marLeft w:val="0"/>
      <w:marRight w:val="0"/>
      <w:marTop w:val="0"/>
      <w:marBottom w:val="0"/>
      <w:divBdr>
        <w:top w:val="none" w:sz="0" w:space="0" w:color="auto"/>
        <w:left w:val="none" w:sz="0" w:space="0" w:color="auto"/>
        <w:bottom w:val="none" w:sz="0" w:space="0" w:color="auto"/>
        <w:right w:val="none" w:sz="0" w:space="0" w:color="auto"/>
      </w:divBdr>
    </w:div>
    <w:div w:id="1853763706">
      <w:bodyDiv w:val="1"/>
      <w:marLeft w:val="0"/>
      <w:marRight w:val="0"/>
      <w:marTop w:val="0"/>
      <w:marBottom w:val="0"/>
      <w:divBdr>
        <w:top w:val="none" w:sz="0" w:space="0" w:color="auto"/>
        <w:left w:val="none" w:sz="0" w:space="0" w:color="auto"/>
        <w:bottom w:val="none" w:sz="0" w:space="0" w:color="auto"/>
        <w:right w:val="none" w:sz="0" w:space="0" w:color="auto"/>
      </w:divBdr>
    </w:div>
    <w:div w:id="1858423099">
      <w:bodyDiv w:val="1"/>
      <w:marLeft w:val="0"/>
      <w:marRight w:val="0"/>
      <w:marTop w:val="0"/>
      <w:marBottom w:val="0"/>
      <w:divBdr>
        <w:top w:val="none" w:sz="0" w:space="0" w:color="auto"/>
        <w:left w:val="none" w:sz="0" w:space="0" w:color="auto"/>
        <w:bottom w:val="none" w:sz="0" w:space="0" w:color="auto"/>
        <w:right w:val="none" w:sz="0" w:space="0" w:color="auto"/>
      </w:divBdr>
    </w:div>
    <w:div w:id="1861507966">
      <w:bodyDiv w:val="1"/>
      <w:marLeft w:val="0"/>
      <w:marRight w:val="0"/>
      <w:marTop w:val="0"/>
      <w:marBottom w:val="0"/>
      <w:divBdr>
        <w:top w:val="none" w:sz="0" w:space="0" w:color="auto"/>
        <w:left w:val="none" w:sz="0" w:space="0" w:color="auto"/>
        <w:bottom w:val="none" w:sz="0" w:space="0" w:color="auto"/>
        <w:right w:val="none" w:sz="0" w:space="0" w:color="auto"/>
      </w:divBdr>
    </w:div>
    <w:div w:id="1868057125">
      <w:bodyDiv w:val="1"/>
      <w:marLeft w:val="0"/>
      <w:marRight w:val="0"/>
      <w:marTop w:val="0"/>
      <w:marBottom w:val="0"/>
      <w:divBdr>
        <w:top w:val="none" w:sz="0" w:space="0" w:color="auto"/>
        <w:left w:val="none" w:sz="0" w:space="0" w:color="auto"/>
        <w:bottom w:val="none" w:sz="0" w:space="0" w:color="auto"/>
        <w:right w:val="none" w:sz="0" w:space="0" w:color="auto"/>
      </w:divBdr>
    </w:div>
    <w:div w:id="1870147702">
      <w:bodyDiv w:val="1"/>
      <w:marLeft w:val="0"/>
      <w:marRight w:val="0"/>
      <w:marTop w:val="0"/>
      <w:marBottom w:val="0"/>
      <w:divBdr>
        <w:top w:val="none" w:sz="0" w:space="0" w:color="auto"/>
        <w:left w:val="none" w:sz="0" w:space="0" w:color="auto"/>
        <w:bottom w:val="none" w:sz="0" w:space="0" w:color="auto"/>
        <w:right w:val="none" w:sz="0" w:space="0" w:color="auto"/>
      </w:divBdr>
    </w:div>
    <w:div w:id="1879708094">
      <w:bodyDiv w:val="1"/>
      <w:marLeft w:val="0"/>
      <w:marRight w:val="0"/>
      <w:marTop w:val="0"/>
      <w:marBottom w:val="0"/>
      <w:divBdr>
        <w:top w:val="none" w:sz="0" w:space="0" w:color="auto"/>
        <w:left w:val="none" w:sz="0" w:space="0" w:color="auto"/>
        <w:bottom w:val="none" w:sz="0" w:space="0" w:color="auto"/>
        <w:right w:val="none" w:sz="0" w:space="0" w:color="auto"/>
      </w:divBdr>
    </w:div>
    <w:div w:id="1884126304">
      <w:bodyDiv w:val="1"/>
      <w:marLeft w:val="0"/>
      <w:marRight w:val="0"/>
      <w:marTop w:val="0"/>
      <w:marBottom w:val="0"/>
      <w:divBdr>
        <w:top w:val="none" w:sz="0" w:space="0" w:color="auto"/>
        <w:left w:val="none" w:sz="0" w:space="0" w:color="auto"/>
        <w:bottom w:val="none" w:sz="0" w:space="0" w:color="auto"/>
        <w:right w:val="none" w:sz="0" w:space="0" w:color="auto"/>
      </w:divBdr>
    </w:div>
    <w:div w:id="1884948670">
      <w:bodyDiv w:val="1"/>
      <w:marLeft w:val="0"/>
      <w:marRight w:val="0"/>
      <w:marTop w:val="0"/>
      <w:marBottom w:val="0"/>
      <w:divBdr>
        <w:top w:val="none" w:sz="0" w:space="0" w:color="auto"/>
        <w:left w:val="none" w:sz="0" w:space="0" w:color="auto"/>
        <w:bottom w:val="none" w:sz="0" w:space="0" w:color="auto"/>
        <w:right w:val="none" w:sz="0" w:space="0" w:color="auto"/>
      </w:divBdr>
    </w:div>
    <w:div w:id="1885290993">
      <w:bodyDiv w:val="1"/>
      <w:marLeft w:val="0"/>
      <w:marRight w:val="0"/>
      <w:marTop w:val="0"/>
      <w:marBottom w:val="0"/>
      <w:divBdr>
        <w:top w:val="none" w:sz="0" w:space="0" w:color="auto"/>
        <w:left w:val="none" w:sz="0" w:space="0" w:color="auto"/>
        <w:bottom w:val="none" w:sz="0" w:space="0" w:color="auto"/>
        <w:right w:val="none" w:sz="0" w:space="0" w:color="auto"/>
      </w:divBdr>
    </w:div>
    <w:div w:id="1892032972">
      <w:bodyDiv w:val="1"/>
      <w:marLeft w:val="0"/>
      <w:marRight w:val="0"/>
      <w:marTop w:val="0"/>
      <w:marBottom w:val="0"/>
      <w:divBdr>
        <w:top w:val="none" w:sz="0" w:space="0" w:color="auto"/>
        <w:left w:val="none" w:sz="0" w:space="0" w:color="auto"/>
        <w:bottom w:val="none" w:sz="0" w:space="0" w:color="auto"/>
        <w:right w:val="none" w:sz="0" w:space="0" w:color="auto"/>
      </w:divBdr>
    </w:div>
    <w:div w:id="1896501423">
      <w:bodyDiv w:val="1"/>
      <w:marLeft w:val="0"/>
      <w:marRight w:val="0"/>
      <w:marTop w:val="0"/>
      <w:marBottom w:val="0"/>
      <w:divBdr>
        <w:top w:val="none" w:sz="0" w:space="0" w:color="auto"/>
        <w:left w:val="none" w:sz="0" w:space="0" w:color="auto"/>
        <w:bottom w:val="none" w:sz="0" w:space="0" w:color="auto"/>
        <w:right w:val="none" w:sz="0" w:space="0" w:color="auto"/>
      </w:divBdr>
    </w:div>
    <w:div w:id="1896622289">
      <w:bodyDiv w:val="1"/>
      <w:marLeft w:val="0"/>
      <w:marRight w:val="0"/>
      <w:marTop w:val="0"/>
      <w:marBottom w:val="0"/>
      <w:divBdr>
        <w:top w:val="none" w:sz="0" w:space="0" w:color="auto"/>
        <w:left w:val="none" w:sz="0" w:space="0" w:color="auto"/>
        <w:bottom w:val="none" w:sz="0" w:space="0" w:color="auto"/>
        <w:right w:val="none" w:sz="0" w:space="0" w:color="auto"/>
      </w:divBdr>
    </w:div>
    <w:div w:id="1897549699">
      <w:bodyDiv w:val="1"/>
      <w:marLeft w:val="0"/>
      <w:marRight w:val="0"/>
      <w:marTop w:val="0"/>
      <w:marBottom w:val="0"/>
      <w:divBdr>
        <w:top w:val="none" w:sz="0" w:space="0" w:color="auto"/>
        <w:left w:val="none" w:sz="0" w:space="0" w:color="auto"/>
        <w:bottom w:val="none" w:sz="0" w:space="0" w:color="auto"/>
        <w:right w:val="none" w:sz="0" w:space="0" w:color="auto"/>
      </w:divBdr>
    </w:div>
    <w:div w:id="1900094928">
      <w:bodyDiv w:val="1"/>
      <w:marLeft w:val="0"/>
      <w:marRight w:val="0"/>
      <w:marTop w:val="0"/>
      <w:marBottom w:val="0"/>
      <w:divBdr>
        <w:top w:val="none" w:sz="0" w:space="0" w:color="auto"/>
        <w:left w:val="none" w:sz="0" w:space="0" w:color="auto"/>
        <w:bottom w:val="none" w:sz="0" w:space="0" w:color="auto"/>
        <w:right w:val="none" w:sz="0" w:space="0" w:color="auto"/>
      </w:divBdr>
    </w:div>
    <w:div w:id="1904873999">
      <w:bodyDiv w:val="1"/>
      <w:marLeft w:val="0"/>
      <w:marRight w:val="0"/>
      <w:marTop w:val="0"/>
      <w:marBottom w:val="0"/>
      <w:divBdr>
        <w:top w:val="none" w:sz="0" w:space="0" w:color="auto"/>
        <w:left w:val="none" w:sz="0" w:space="0" w:color="auto"/>
        <w:bottom w:val="none" w:sz="0" w:space="0" w:color="auto"/>
        <w:right w:val="none" w:sz="0" w:space="0" w:color="auto"/>
      </w:divBdr>
    </w:div>
    <w:div w:id="1905481569">
      <w:bodyDiv w:val="1"/>
      <w:marLeft w:val="0"/>
      <w:marRight w:val="0"/>
      <w:marTop w:val="0"/>
      <w:marBottom w:val="0"/>
      <w:divBdr>
        <w:top w:val="none" w:sz="0" w:space="0" w:color="auto"/>
        <w:left w:val="none" w:sz="0" w:space="0" w:color="auto"/>
        <w:bottom w:val="none" w:sz="0" w:space="0" w:color="auto"/>
        <w:right w:val="none" w:sz="0" w:space="0" w:color="auto"/>
      </w:divBdr>
    </w:div>
    <w:div w:id="1907915284">
      <w:bodyDiv w:val="1"/>
      <w:marLeft w:val="0"/>
      <w:marRight w:val="0"/>
      <w:marTop w:val="0"/>
      <w:marBottom w:val="0"/>
      <w:divBdr>
        <w:top w:val="none" w:sz="0" w:space="0" w:color="auto"/>
        <w:left w:val="none" w:sz="0" w:space="0" w:color="auto"/>
        <w:bottom w:val="none" w:sz="0" w:space="0" w:color="auto"/>
        <w:right w:val="none" w:sz="0" w:space="0" w:color="auto"/>
      </w:divBdr>
    </w:div>
    <w:div w:id="1909345153">
      <w:bodyDiv w:val="1"/>
      <w:marLeft w:val="0"/>
      <w:marRight w:val="0"/>
      <w:marTop w:val="0"/>
      <w:marBottom w:val="0"/>
      <w:divBdr>
        <w:top w:val="none" w:sz="0" w:space="0" w:color="auto"/>
        <w:left w:val="none" w:sz="0" w:space="0" w:color="auto"/>
        <w:bottom w:val="none" w:sz="0" w:space="0" w:color="auto"/>
        <w:right w:val="none" w:sz="0" w:space="0" w:color="auto"/>
      </w:divBdr>
    </w:div>
    <w:div w:id="1913930827">
      <w:bodyDiv w:val="1"/>
      <w:marLeft w:val="0"/>
      <w:marRight w:val="0"/>
      <w:marTop w:val="0"/>
      <w:marBottom w:val="0"/>
      <w:divBdr>
        <w:top w:val="none" w:sz="0" w:space="0" w:color="auto"/>
        <w:left w:val="none" w:sz="0" w:space="0" w:color="auto"/>
        <w:bottom w:val="none" w:sz="0" w:space="0" w:color="auto"/>
        <w:right w:val="none" w:sz="0" w:space="0" w:color="auto"/>
      </w:divBdr>
    </w:div>
    <w:div w:id="1917669123">
      <w:bodyDiv w:val="1"/>
      <w:marLeft w:val="0"/>
      <w:marRight w:val="0"/>
      <w:marTop w:val="0"/>
      <w:marBottom w:val="0"/>
      <w:divBdr>
        <w:top w:val="none" w:sz="0" w:space="0" w:color="auto"/>
        <w:left w:val="none" w:sz="0" w:space="0" w:color="auto"/>
        <w:bottom w:val="none" w:sz="0" w:space="0" w:color="auto"/>
        <w:right w:val="none" w:sz="0" w:space="0" w:color="auto"/>
      </w:divBdr>
    </w:div>
    <w:div w:id="1918516105">
      <w:bodyDiv w:val="1"/>
      <w:marLeft w:val="0"/>
      <w:marRight w:val="0"/>
      <w:marTop w:val="0"/>
      <w:marBottom w:val="0"/>
      <w:divBdr>
        <w:top w:val="none" w:sz="0" w:space="0" w:color="auto"/>
        <w:left w:val="none" w:sz="0" w:space="0" w:color="auto"/>
        <w:bottom w:val="none" w:sz="0" w:space="0" w:color="auto"/>
        <w:right w:val="none" w:sz="0" w:space="0" w:color="auto"/>
      </w:divBdr>
    </w:div>
    <w:div w:id="1921014369">
      <w:bodyDiv w:val="1"/>
      <w:marLeft w:val="0"/>
      <w:marRight w:val="0"/>
      <w:marTop w:val="0"/>
      <w:marBottom w:val="0"/>
      <w:divBdr>
        <w:top w:val="none" w:sz="0" w:space="0" w:color="auto"/>
        <w:left w:val="none" w:sz="0" w:space="0" w:color="auto"/>
        <w:bottom w:val="none" w:sz="0" w:space="0" w:color="auto"/>
        <w:right w:val="none" w:sz="0" w:space="0" w:color="auto"/>
      </w:divBdr>
    </w:div>
    <w:div w:id="1922522099">
      <w:bodyDiv w:val="1"/>
      <w:marLeft w:val="0"/>
      <w:marRight w:val="0"/>
      <w:marTop w:val="0"/>
      <w:marBottom w:val="0"/>
      <w:divBdr>
        <w:top w:val="none" w:sz="0" w:space="0" w:color="auto"/>
        <w:left w:val="none" w:sz="0" w:space="0" w:color="auto"/>
        <w:bottom w:val="none" w:sz="0" w:space="0" w:color="auto"/>
        <w:right w:val="none" w:sz="0" w:space="0" w:color="auto"/>
      </w:divBdr>
    </w:div>
    <w:div w:id="1928266107">
      <w:bodyDiv w:val="1"/>
      <w:marLeft w:val="0"/>
      <w:marRight w:val="0"/>
      <w:marTop w:val="0"/>
      <w:marBottom w:val="0"/>
      <w:divBdr>
        <w:top w:val="none" w:sz="0" w:space="0" w:color="auto"/>
        <w:left w:val="none" w:sz="0" w:space="0" w:color="auto"/>
        <w:bottom w:val="none" w:sz="0" w:space="0" w:color="auto"/>
        <w:right w:val="none" w:sz="0" w:space="0" w:color="auto"/>
      </w:divBdr>
    </w:div>
    <w:div w:id="1933204366">
      <w:bodyDiv w:val="1"/>
      <w:marLeft w:val="0"/>
      <w:marRight w:val="0"/>
      <w:marTop w:val="0"/>
      <w:marBottom w:val="0"/>
      <w:divBdr>
        <w:top w:val="none" w:sz="0" w:space="0" w:color="auto"/>
        <w:left w:val="none" w:sz="0" w:space="0" w:color="auto"/>
        <w:bottom w:val="none" w:sz="0" w:space="0" w:color="auto"/>
        <w:right w:val="none" w:sz="0" w:space="0" w:color="auto"/>
      </w:divBdr>
    </w:div>
    <w:div w:id="1934976587">
      <w:bodyDiv w:val="1"/>
      <w:marLeft w:val="0"/>
      <w:marRight w:val="0"/>
      <w:marTop w:val="0"/>
      <w:marBottom w:val="0"/>
      <w:divBdr>
        <w:top w:val="none" w:sz="0" w:space="0" w:color="auto"/>
        <w:left w:val="none" w:sz="0" w:space="0" w:color="auto"/>
        <w:bottom w:val="none" w:sz="0" w:space="0" w:color="auto"/>
        <w:right w:val="none" w:sz="0" w:space="0" w:color="auto"/>
      </w:divBdr>
    </w:div>
    <w:div w:id="1935279719">
      <w:bodyDiv w:val="1"/>
      <w:marLeft w:val="0"/>
      <w:marRight w:val="0"/>
      <w:marTop w:val="0"/>
      <w:marBottom w:val="0"/>
      <w:divBdr>
        <w:top w:val="none" w:sz="0" w:space="0" w:color="auto"/>
        <w:left w:val="none" w:sz="0" w:space="0" w:color="auto"/>
        <w:bottom w:val="none" w:sz="0" w:space="0" w:color="auto"/>
        <w:right w:val="none" w:sz="0" w:space="0" w:color="auto"/>
      </w:divBdr>
    </w:div>
    <w:div w:id="1935747432">
      <w:bodyDiv w:val="1"/>
      <w:marLeft w:val="0"/>
      <w:marRight w:val="0"/>
      <w:marTop w:val="0"/>
      <w:marBottom w:val="0"/>
      <w:divBdr>
        <w:top w:val="none" w:sz="0" w:space="0" w:color="auto"/>
        <w:left w:val="none" w:sz="0" w:space="0" w:color="auto"/>
        <w:bottom w:val="none" w:sz="0" w:space="0" w:color="auto"/>
        <w:right w:val="none" w:sz="0" w:space="0" w:color="auto"/>
      </w:divBdr>
    </w:div>
    <w:div w:id="1937248580">
      <w:bodyDiv w:val="1"/>
      <w:marLeft w:val="0"/>
      <w:marRight w:val="0"/>
      <w:marTop w:val="0"/>
      <w:marBottom w:val="0"/>
      <w:divBdr>
        <w:top w:val="none" w:sz="0" w:space="0" w:color="auto"/>
        <w:left w:val="none" w:sz="0" w:space="0" w:color="auto"/>
        <w:bottom w:val="none" w:sz="0" w:space="0" w:color="auto"/>
        <w:right w:val="none" w:sz="0" w:space="0" w:color="auto"/>
      </w:divBdr>
    </w:div>
    <w:div w:id="1939437715">
      <w:bodyDiv w:val="1"/>
      <w:marLeft w:val="0"/>
      <w:marRight w:val="0"/>
      <w:marTop w:val="0"/>
      <w:marBottom w:val="0"/>
      <w:divBdr>
        <w:top w:val="none" w:sz="0" w:space="0" w:color="auto"/>
        <w:left w:val="none" w:sz="0" w:space="0" w:color="auto"/>
        <w:bottom w:val="none" w:sz="0" w:space="0" w:color="auto"/>
        <w:right w:val="none" w:sz="0" w:space="0" w:color="auto"/>
      </w:divBdr>
    </w:div>
    <w:div w:id="1939488258">
      <w:bodyDiv w:val="1"/>
      <w:marLeft w:val="0"/>
      <w:marRight w:val="0"/>
      <w:marTop w:val="0"/>
      <w:marBottom w:val="0"/>
      <w:divBdr>
        <w:top w:val="none" w:sz="0" w:space="0" w:color="auto"/>
        <w:left w:val="none" w:sz="0" w:space="0" w:color="auto"/>
        <w:bottom w:val="none" w:sz="0" w:space="0" w:color="auto"/>
        <w:right w:val="none" w:sz="0" w:space="0" w:color="auto"/>
      </w:divBdr>
    </w:div>
    <w:div w:id="1943800797">
      <w:bodyDiv w:val="1"/>
      <w:marLeft w:val="0"/>
      <w:marRight w:val="0"/>
      <w:marTop w:val="0"/>
      <w:marBottom w:val="0"/>
      <w:divBdr>
        <w:top w:val="none" w:sz="0" w:space="0" w:color="auto"/>
        <w:left w:val="none" w:sz="0" w:space="0" w:color="auto"/>
        <w:bottom w:val="none" w:sz="0" w:space="0" w:color="auto"/>
        <w:right w:val="none" w:sz="0" w:space="0" w:color="auto"/>
      </w:divBdr>
    </w:div>
    <w:div w:id="1943878518">
      <w:bodyDiv w:val="1"/>
      <w:marLeft w:val="0"/>
      <w:marRight w:val="0"/>
      <w:marTop w:val="0"/>
      <w:marBottom w:val="0"/>
      <w:divBdr>
        <w:top w:val="none" w:sz="0" w:space="0" w:color="auto"/>
        <w:left w:val="none" w:sz="0" w:space="0" w:color="auto"/>
        <w:bottom w:val="none" w:sz="0" w:space="0" w:color="auto"/>
        <w:right w:val="none" w:sz="0" w:space="0" w:color="auto"/>
      </w:divBdr>
    </w:div>
    <w:div w:id="1944728418">
      <w:bodyDiv w:val="1"/>
      <w:marLeft w:val="0"/>
      <w:marRight w:val="0"/>
      <w:marTop w:val="0"/>
      <w:marBottom w:val="0"/>
      <w:divBdr>
        <w:top w:val="none" w:sz="0" w:space="0" w:color="auto"/>
        <w:left w:val="none" w:sz="0" w:space="0" w:color="auto"/>
        <w:bottom w:val="none" w:sz="0" w:space="0" w:color="auto"/>
        <w:right w:val="none" w:sz="0" w:space="0" w:color="auto"/>
      </w:divBdr>
    </w:div>
    <w:div w:id="1949920608">
      <w:bodyDiv w:val="1"/>
      <w:marLeft w:val="0"/>
      <w:marRight w:val="0"/>
      <w:marTop w:val="0"/>
      <w:marBottom w:val="0"/>
      <w:divBdr>
        <w:top w:val="none" w:sz="0" w:space="0" w:color="auto"/>
        <w:left w:val="none" w:sz="0" w:space="0" w:color="auto"/>
        <w:bottom w:val="none" w:sz="0" w:space="0" w:color="auto"/>
        <w:right w:val="none" w:sz="0" w:space="0" w:color="auto"/>
      </w:divBdr>
    </w:div>
    <w:div w:id="1950043773">
      <w:bodyDiv w:val="1"/>
      <w:marLeft w:val="0"/>
      <w:marRight w:val="0"/>
      <w:marTop w:val="0"/>
      <w:marBottom w:val="0"/>
      <w:divBdr>
        <w:top w:val="none" w:sz="0" w:space="0" w:color="auto"/>
        <w:left w:val="none" w:sz="0" w:space="0" w:color="auto"/>
        <w:bottom w:val="none" w:sz="0" w:space="0" w:color="auto"/>
        <w:right w:val="none" w:sz="0" w:space="0" w:color="auto"/>
      </w:divBdr>
    </w:div>
    <w:div w:id="1957060191">
      <w:bodyDiv w:val="1"/>
      <w:marLeft w:val="0"/>
      <w:marRight w:val="0"/>
      <w:marTop w:val="0"/>
      <w:marBottom w:val="0"/>
      <w:divBdr>
        <w:top w:val="none" w:sz="0" w:space="0" w:color="auto"/>
        <w:left w:val="none" w:sz="0" w:space="0" w:color="auto"/>
        <w:bottom w:val="none" w:sz="0" w:space="0" w:color="auto"/>
        <w:right w:val="none" w:sz="0" w:space="0" w:color="auto"/>
      </w:divBdr>
    </w:div>
    <w:div w:id="1957248979">
      <w:bodyDiv w:val="1"/>
      <w:marLeft w:val="0"/>
      <w:marRight w:val="0"/>
      <w:marTop w:val="0"/>
      <w:marBottom w:val="0"/>
      <w:divBdr>
        <w:top w:val="none" w:sz="0" w:space="0" w:color="auto"/>
        <w:left w:val="none" w:sz="0" w:space="0" w:color="auto"/>
        <w:bottom w:val="none" w:sz="0" w:space="0" w:color="auto"/>
        <w:right w:val="none" w:sz="0" w:space="0" w:color="auto"/>
      </w:divBdr>
    </w:div>
    <w:div w:id="1965190775">
      <w:bodyDiv w:val="1"/>
      <w:marLeft w:val="0"/>
      <w:marRight w:val="0"/>
      <w:marTop w:val="0"/>
      <w:marBottom w:val="0"/>
      <w:divBdr>
        <w:top w:val="none" w:sz="0" w:space="0" w:color="auto"/>
        <w:left w:val="none" w:sz="0" w:space="0" w:color="auto"/>
        <w:bottom w:val="none" w:sz="0" w:space="0" w:color="auto"/>
        <w:right w:val="none" w:sz="0" w:space="0" w:color="auto"/>
      </w:divBdr>
    </w:div>
    <w:div w:id="1968274818">
      <w:bodyDiv w:val="1"/>
      <w:marLeft w:val="0"/>
      <w:marRight w:val="0"/>
      <w:marTop w:val="0"/>
      <w:marBottom w:val="0"/>
      <w:divBdr>
        <w:top w:val="none" w:sz="0" w:space="0" w:color="auto"/>
        <w:left w:val="none" w:sz="0" w:space="0" w:color="auto"/>
        <w:bottom w:val="none" w:sz="0" w:space="0" w:color="auto"/>
        <w:right w:val="none" w:sz="0" w:space="0" w:color="auto"/>
      </w:divBdr>
    </w:div>
    <w:div w:id="1969312816">
      <w:bodyDiv w:val="1"/>
      <w:marLeft w:val="0"/>
      <w:marRight w:val="0"/>
      <w:marTop w:val="0"/>
      <w:marBottom w:val="0"/>
      <w:divBdr>
        <w:top w:val="none" w:sz="0" w:space="0" w:color="auto"/>
        <w:left w:val="none" w:sz="0" w:space="0" w:color="auto"/>
        <w:bottom w:val="none" w:sz="0" w:space="0" w:color="auto"/>
        <w:right w:val="none" w:sz="0" w:space="0" w:color="auto"/>
      </w:divBdr>
    </w:div>
    <w:div w:id="1969630398">
      <w:bodyDiv w:val="1"/>
      <w:marLeft w:val="0"/>
      <w:marRight w:val="0"/>
      <w:marTop w:val="0"/>
      <w:marBottom w:val="0"/>
      <w:divBdr>
        <w:top w:val="none" w:sz="0" w:space="0" w:color="auto"/>
        <w:left w:val="none" w:sz="0" w:space="0" w:color="auto"/>
        <w:bottom w:val="none" w:sz="0" w:space="0" w:color="auto"/>
        <w:right w:val="none" w:sz="0" w:space="0" w:color="auto"/>
      </w:divBdr>
    </w:div>
    <w:div w:id="1971209784">
      <w:bodyDiv w:val="1"/>
      <w:marLeft w:val="0"/>
      <w:marRight w:val="0"/>
      <w:marTop w:val="0"/>
      <w:marBottom w:val="0"/>
      <w:divBdr>
        <w:top w:val="none" w:sz="0" w:space="0" w:color="auto"/>
        <w:left w:val="none" w:sz="0" w:space="0" w:color="auto"/>
        <w:bottom w:val="none" w:sz="0" w:space="0" w:color="auto"/>
        <w:right w:val="none" w:sz="0" w:space="0" w:color="auto"/>
      </w:divBdr>
    </w:div>
    <w:div w:id="1972128280">
      <w:bodyDiv w:val="1"/>
      <w:marLeft w:val="0"/>
      <w:marRight w:val="0"/>
      <w:marTop w:val="0"/>
      <w:marBottom w:val="0"/>
      <w:divBdr>
        <w:top w:val="none" w:sz="0" w:space="0" w:color="auto"/>
        <w:left w:val="none" w:sz="0" w:space="0" w:color="auto"/>
        <w:bottom w:val="none" w:sz="0" w:space="0" w:color="auto"/>
        <w:right w:val="none" w:sz="0" w:space="0" w:color="auto"/>
      </w:divBdr>
    </w:div>
    <w:div w:id="1974481488">
      <w:bodyDiv w:val="1"/>
      <w:marLeft w:val="0"/>
      <w:marRight w:val="0"/>
      <w:marTop w:val="0"/>
      <w:marBottom w:val="0"/>
      <w:divBdr>
        <w:top w:val="none" w:sz="0" w:space="0" w:color="auto"/>
        <w:left w:val="none" w:sz="0" w:space="0" w:color="auto"/>
        <w:bottom w:val="none" w:sz="0" w:space="0" w:color="auto"/>
        <w:right w:val="none" w:sz="0" w:space="0" w:color="auto"/>
      </w:divBdr>
    </w:div>
    <w:div w:id="1978415253">
      <w:bodyDiv w:val="1"/>
      <w:marLeft w:val="0"/>
      <w:marRight w:val="0"/>
      <w:marTop w:val="0"/>
      <w:marBottom w:val="0"/>
      <w:divBdr>
        <w:top w:val="none" w:sz="0" w:space="0" w:color="auto"/>
        <w:left w:val="none" w:sz="0" w:space="0" w:color="auto"/>
        <w:bottom w:val="none" w:sz="0" w:space="0" w:color="auto"/>
        <w:right w:val="none" w:sz="0" w:space="0" w:color="auto"/>
      </w:divBdr>
    </w:div>
    <w:div w:id="1979677510">
      <w:bodyDiv w:val="1"/>
      <w:marLeft w:val="0"/>
      <w:marRight w:val="0"/>
      <w:marTop w:val="0"/>
      <w:marBottom w:val="0"/>
      <w:divBdr>
        <w:top w:val="none" w:sz="0" w:space="0" w:color="auto"/>
        <w:left w:val="none" w:sz="0" w:space="0" w:color="auto"/>
        <w:bottom w:val="none" w:sz="0" w:space="0" w:color="auto"/>
        <w:right w:val="none" w:sz="0" w:space="0" w:color="auto"/>
      </w:divBdr>
    </w:div>
    <w:div w:id="1980301814">
      <w:bodyDiv w:val="1"/>
      <w:marLeft w:val="0"/>
      <w:marRight w:val="0"/>
      <w:marTop w:val="0"/>
      <w:marBottom w:val="0"/>
      <w:divBdr>
        <w:top w:val="none" w:sz="0" w:space="0" w:color="auto"/>
        <w:left w:val="none" w:sz="0" w:space="0" w:color="auto"/>
        <w:bottom w:val="none" w:sz="0" w:space="0" w:color="auto"/>
        <w:right w:val="none" w:sz="0" w:space="0" w:color="auto"/>
      </w:divBdr>
    </w:div>
    <w:div w:id="1981574765">
      <w:bodyDiv w:val="1"/>
      <w:marLeft w:val="0"/>
      <w:marRight w:val="0"/>
      <w:marTop w:val="0"/>
      <w:marBottom w:val="0"/>
      <w:divBdr>
        <w:top w:val="none" w:sz="0" w:space="0" w:color="auto"/>
        <w:left w:val="none" w:sz="0" w:space="0" w:color="auto"/>
        <w:bottom w:val="none" w:sz="0" w:space="0" w:color="auto"/>
        <w:right w:val="none" w:sz="0" w:space="0" w:color="auto"/>
      </w:divBdr>
    </w:div>
    <w:div w:id="1982273653">
      <w:bodyDiv w:val="1"/>
      <w:marLeft w:val="0"/>
      <w:marRight w:val="0"/>
      <w:marTop w:val="0"/>
      <w:marBottom w:val="0"/>
      <w:divBdr>
        <w:top w:val="none" w:sz="0" w:space="0" w:color="auto"/>
        <w:left w:val="none" w:sz="0" w:space="0" w:color="auto"/>
        <w:bottom w:val="none" w:sz="0" w:space="0" w:color="auto"/>
        <w:right w:val="none" w:sz="0" w:space="0" w:color="auto"/>
      </w:divBdr>
      <w:divsChild>
        <w:div w:id="984158953">
          <w:marLeft w:val="0"/>
          <w:marRight w:val="0"/>
          <w:marTop w:val="0"/>
          <w:marBottom w:val="0"/>
          <w:divBdr>
            <w:top w:val="none" w:sz="0" w:space="0" w:color="auto"/>
            <w:left w:val="none" w:sz="0" w:space="0" w:color="auto"/>
            <w:bottom w:val="none" w:sz="0" w:space="0" w:color="auto"/>
            <w:right w:val="none" w:sz="0" w:space="0" w:color="auto"/>
          </w:divBdr>
          <w:divsChild>
            <w:div w:id="538903473">
              <w:marLeft w:val="0"/>
              <w:marRight w:val="0"/>
              <w:marTop w:val="0"/>
              <w:marBottom w:val="0"/>
              <w:divBdr>
                <w:top w:val="none" w:sz="0" w:space="0" w:color="auto"/>
                <w:left w:val="none" w:sz="0" w:space="0" w:color="auto"/>
                <w:bottom w:val="none" w:sz="0" w:space="0" w:color="auto"/>
                <w:right w:val="none" w:sz="0" w:space="0" w:color="auto"/>
              </w:divBdr>
            </w:div>
            <w:div w:id="457340810">
              <w:marLeft w:val="0"/>
              <w:marRight w:val="0"/>
              <w:marTop w:val="0"/>
              <w:marBottom w:val="0"/>
              <w:divBdr>
                <w:top w:val="none" w:sz="0" w:space="0" w:color="auto"/>
                <w:left w:val="none" w:sz="0" w:space="0" w:color="auto"/>
                <w:bottom w:val="none" w:sz="0" w:space="0" w:color="auto"/>
                <w:right w:val="none" w:sz="0" w:space="0" w:color="auto"/>
              </w:divBdr>
            </w:div>
            <w:div w:id="123815177">
              <w:marLeft w:val="0"/>
              <w:marRight w:val="0"/>
              <w:marTop w:val="0"/>
              <w:marBottom w:val="0"/>
              <w:divBdr>
                <w:top w:val="none" w:sz="0" w:space="0" w:color="auto"/>
                <w:left w:val="none" w:sz="0" w:space="0" w:color="auto"/>
                <w:bottom w:val="none" w:sz="0" w:space="0" w:color="auto"/>
                <w:right w:val="none" w:sz="0" w:space="0" w:color="auto"/>
              </w:divBdr>
            </w:div>
            <w:div w:id="200843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04446">
      <w:bodyDiv w:val="1"/>
      <w:marLeft w:val="0"/>
      <w:marRight w:val="0"/>
      <w:marTop w:val="0"/>
      <w:marBottom w:val="0"/>
      <w:divBdr>
        <w:top w:val="none" w:sz="0" w:space="0" w:color="auto"/>
        <w:left w:val="none" w:sz="0" w:space="0" w:color="auto"/>
        <w:bottom w:val="none" w:sz="0" w:space="0" w:color="auto"/>
        <w:right w:val="none" w:sz="0" w:space="0" w:color="auto"/>
      </w:divBdr>
    </w:div>
    <w:div w:id="1994211410">
      <w:bodyDiv w:val="1"/>
      <w:marLeft w:val="0"/>
      <w:marRight w:val="0"/>
      <w:marTop w:val="0"/>
      <w:marBottom w:val="0"/>
      <w:divBdr>
        <w:top w:val="none" w:sz="0" w:space="0" w:color="auto"/>
        <w:left w:val="none" w:sz="0" w:space="0" w:color="auto"/>
        <w:bottom w:val="none" w:sz="0" w:space="0" w:color="auto"/>
        <w:right w:val="none" w:sz="0" w:space="0" w:color="auto"/>
      </w:divBdr>
    </w:div>
    <w:div w:id="1996913642">
      <w:bodyDiv w:val="1"/>
      <w:marLeft w:val="0"/>
      <w:marRight w:val="0"/>
      <w:marTop w:val="0"/>
      <w:marBottom w:val="0"/>
      <w:divBdr>
        <w:top w:val="none" w:sz="0" w:space="0" w:color="auto"/>
        <w:left w:val="none" w:sz="0" w:space="0" w:color="auto"/>
        <w:bottom w:val="none" w:sz="0" w:space="0" w:color="auto"/>
        <w:right w:val="none" w:sz="0" w:space="0" w:color="auto"/>
      </w:divBdr>
    </w:div>
    <w:div w:id="1999112415">
      <w:bodyDiv w:val="1"/>
      <w:marLeft w:val="0"/>
      <w:marRight w:val="0"/>
      <w:marTop w:val="0"/>
      <w:marBottom w:val="0"/>
      <w:divBdr>
        <w:top w:val="none" w:sz="0" w:space="0" w:color="auto"/>
        <w:left w:val="none" w:sz="0" w:space="0" w:color="auto"/>
        <w:bottom w:val="none" w:sz="0" w:space="0" w:color="auto"/>
        <w:right w:val="none" w:sz="0" w:space="0" w:color="auto"/>
      </w:divBdr>
    </w:div>
    <w:div w:id="2005282769">
      <w:bodyDiv w:val="1"/>
      <w:marLeft w:val="0"/>
      <w:marRight w:val="0"/>
      <w:marTop w:val="0"/>
      <w:marBottom w:val="0"/>
      <w:divBdr>
        <w:top w:val="none" w:sz="0" w:space="0" w:color="auto"/>
        <w:left w:val="none" w:sz="0" w:space="0" w:color="auto"/>
        <w:bottom w:val="none" w:sz="0" w:space="0" w:color="auto"/>
        <w:right w:val="none" w:sz="0" w:space="0" w:color="auto"/>
      </w:divBdr>
    </w:div>
    <w:div w:id="2016567866">
      <w:bodyDiv w:val="1"/>
      <w:marLeft w:val="0"/>
      <w:marRight w:val="0"/>
      <w:marTop w:val="0"/>
      <w:marBottom w:val="0"/>
      <w:divBdr>
        <w:top w:val="none" w:sz="0" w:space="0" w:color="auto"/>
        <w:left w:val="none" w:sz="0" w:space="0" w:color="auto"/>
        <w:bottom w:val="none" w:sz="0" w:space="0" w:color="auto"/>
        <w:right w:val="none" w:sz="0" w:space="0" w:color="auto"/>
      </w:divBdr>
    </w:div>
    <w:div w:id="2017610253">
      <w:bodyDiv w:val="1"/>
      <w:marLeft w:val="0"/>
      <w:marRight w:val="0"/>
      <w:marTop w:val="0"/>
      <w:marBottom w:val="0"/>
      <w:divBdr>
        <w:top w:val="none" w:sz="0" w:space="0" w:color="auto"/>
        <w:left w:val="none" w:sz="0" w:space="0" w:color="auto"/>
        <w:bottom w:val="none" w:sz="0" w:space="0" w:color="auto"/>
        <w:right w:val="none" w:sz="0" w:space="0" w:color="auto"/>
      </w:divBdr>
    </w:div>
    <w:div w:id="2017806522">
      <w:bodyDiv w:val="1"/>
      <w:marLeft w:val="0"/>
      <w:marRight w:val="0"/>
      <w:marTop w:val="0"/>
      <w:marBottom w:val="0"/>
      <w:divBdr>
        <w:top w:val="none" w:sz="0" w:space="0" w:color="auto"/>
        <w:left w:val="none" w:sz="0" w:space="0" w:color="auto"/>
        <w:bottom w:val="none" w:sz="0" w:space="0" w:color="auto"/>
        <w:right w:val="none" w:sz="0" w:space="0" w:color="auto"/>
      </w:divBdr>
    </w:div>
    <w:div w:id="2021156187">
      <w:bodyDiv w:val="1"/>
      <w:marLeft w:val="0"/>
      <w:marRight w:val="0"/>
      <w:marTop w:val="0"/>
      <w:marBottom w:val="0"/>
      <w:divBdr>
        <w:top w:val="none" w:sz="0" w:space="0" w:color="auto"/>
        <w:left w:val="none" w:sz="0" w:space="0" w:color="auto"/>
        <w:bottom w:val="none" w:sz="0" w:space="0" w:color="auto"/>
        <w:right w:val="none" w:sz="0" w:space="0" w:color="auto"/>
      </w:divBdr>
    </w:div>
    <w:div w:id="2024820959">
      <w:bodyDiv w:val="1"/>
      <w:marLeft w:val="0"/>
      <w:marRight w:val="0"/>
      <w:marTop w:val="0"/>
      <w:marBottom w:val="0"/>
      <w:divBdr>
        <w:top w:val="none" w:sz="0" w:space="0" w:color="auto"/>
        <w:left w:val="none" w:sz="0" w:space="0" w:color="auto"/>
        <w:bottom w:val="none" w:sz="0" w:space="0" w:color="auto"/>
        <w:right w:val="none" w:sz="0" w:space="0" w:color="auto"/>
      </w:divBdr>
    </w:div>
    <w:div w:id="2027555422">
      <w:bodyDiv w:val="1"/>
      <w:marLeft w:val="0"/>
      <w:marRight w:val="0"/>
      <w:marTop w:val="0"/>
      <w:marBottom w:val="0"/>
      <w:divBdr>
        <w:top w:val="none" w:sz="0" w:space="0" w:color="auto"/>
        <w:left w:val="none" w:sz="0" w:space="0" w:color="auto"/>
        <w:bottom w:val="none" w:sz="0" w:space="0" w:color="auto"/>
        <w:right w:val="none" w:sz="0" w:space="0" w:color="auto"/>
      </w:divBdr>
    </w:div>
    <w:div w:id="2028602393">
      <w:bodyDiv w:val="1"/>
      <w:marLeft w:val="0"/>
      <w:marRight w:val="0"/>
      <w:marTop w:val="0"/>
      <w:marBottom w:val="0"/>
      <w:divBdr>
        <w:top w:val="none" w:sz="0" w:space="0" w:color="auto"/>
        <w:left w:val="none" w:sz="0" w:space="0" w:color="auto"/>
        <w:bottom w:val="none" w:sz="0" w:space="0" w:color="auto"/>
        <w:right w:val="none" w:sz="0" w:space="0" w:color="auto"/>
      </w:divBdr>
    </w:div>
    <w:div w:id="2028945751">
      <w:bodyDiv w:val="1"/>
      <w:marLeft w:val="0"/>
      <w:marRight w:val="0"/>
      <w:marTop w:val="0"/>
      <w:marBottom w:val="0"/>
      <w:divBdr>
        <w:top w:val="none" w:sz="0" w:space="0" w:color="auto"/>
        <w:left w:val="none" w:sz="0" w:space="0" w:color="auto"/>
        <w:bottom w:val="none" w:sz="0" w:space="0" w:color="auto"/>
        <w:right w:val="none" w:sz="0" w:space="0" w:color="auto"/>
      </w:divBdr>
    </w:div>
    <w:div w:id="2031490750">
      <w:bodyDiv w:val="1"/>
      <w:marLeft w:val="0"/>
      <w:marRight w:val="0"/>
      <w:marTop w:val="0"/>
      <w:marBottom w:val="0"/>
      <w:divBdr>
        <w:top w:val="none" w:sz="0" w:space="0" w:color="auto"/>
        <w:left w:val="none" w:sz="0" w:space="0" w:color="auto"/>
        <w:bottom w:val="none" w:sz="0" w:space="0" w:color="auto"/>
        <w:right w:val="none" w:sz="0" w:space="0" w:color="auto"/>
      </w:divBdr>
    </w:div>
    <w:div w:id="2032993172">
      <w:bodyDiv w:val="1"/>
      <w:marLeft w:val="0"/>
      <w:marRight w:val="0"/>
      <w:marTop w:val="0"/>
      <w:marBottom w:val="0"/>
      <w:divBdr>
        <w:top w:val="none" w:sz="0" w:space="0" w:color="auto"/>
        <w:left w:val="none" w:sz="0" w:space="0" w:color="auto"/>
        <w:bottom w:val="none" w:sz="0" w:space="0" w:color="auto"/>
        <w:right w:val="none" w:sz="0" w:space="0" w:color="auto"/>
      </w:divBdr>
    </w:div>
    <w:div w:id="2036346387">
      <w:bodyDiv w:val="1"/>
      <w:marLeft w:val="0"/>
      <w:marRight w:val="0"/>
      <w:marTop w:val="0"/>
      <w:marBottom w:val="0"/>
      <w:divBdr>
        <w:top w:val="none" w:sz="0" w:space="0" w:color="auto"/>
        <w:left w:val="none" w:sz="0" w:space="0" w:color="auto"/>
        <w:bottom w:val="none" w:sz="0" w:space="0" w:color="auto"/>
        <w:right w:val="none" w:sz="0" w:space="0" w:color="auto"/>
      </w:divBdr>
    </w:div>
    <w:div w:id="2039887067">
      <w:bodyDiv w:val="1"/>
      <w:marLeft w:val="0"/>
      <w:marRight w:val="0"/>
      <w:marTop w:val="0"/>
      <w:marBottom w:val="0"/>
      <w:divBdr>
        <w:top w:val="none" w:sz="0" w:space="0" w:color="auto"/>
        <w:left w:val="none" w:sz="0" w:space="0" w:color="auto"/>
        <w:bottom w:val="none" w:sz="0" w:space="0" w:color="auto"/>
        <w:right w:val="none" w:sz="0" w:space="0" w:color="auto"/>
      </w:divBdr>
    </w:div>
    <w:div w:id="2048020523">
      <w:bodyDiv w:val="1"/>
      <w:marLeft w:val="0"/>
      <w:marRight w:val="0"/>
      <w:marTop w:val="0"/>
      <w:marBottom w:val="0"/>
      <w:divBdr>
        <w:top w:val="none" w:sz="0" w:space="0" w:color="auto"/>
        <w:left w:val="none" w:sz="0" w:space="0" w:color="auto"/>
        <w:bottom w:val="none" w:sz="0" w:space="0" w:color="auto"/>
        <w:right w:val="none" w:sz="0" w:space="0" w:color="auto"/>
      </w:divBdr>
    </w:div>
    <w:div w:id="2048404316">
      <w:bodyDiv w:val="1"/>
      <w:marLeft w:val="0"/>
      <w:marRight w:val="0"/>
      <w:marTop w:val="0"/>
      <w:marBottom w:val="0"/>
      <w:divBdr>
        <w:top w:val="none" w:sz="0" w:space="0" w:color="auto"/>
        <w:left w:val="none" w:sz="0" w:space="0" w:color="auto"/>
        <w:bottom w:val="none" w:sz="0" w:space="0" w:color="auto"/>
        <w:right w:val="none" w:sz="0" w:space="0" w:color="auto"/>
      </w:divBdr>
    </w:div>
    <w:div w:id="2060476178">
      <w:bodyDiv w:val="1"/>
      <w:marLeft w:val="0"/>
      <w:marRight w:val="0"/>
      <w:marTop w:val="0"/>
      <w:marBottom w:val="0"/>
      <w:divBdr>
        <w:top w:val="none" w:sz="0" w:space="0" w:color="auto"/>
        <w:left w:val="none" w:sz="0" w:space="0" w:color="auto"/>
        <w:bottom w:val="none" w:sz="0" w:space="0" w:color="auto"/>
        <w:right w:val="none" w:sz="0" w:space="0" w:color="auto"/>
      </w:divBdr>
    </w:div>
    <w:div w:id="2061320642">
      <w:bodyDiv w:val="1"/>
      <w:marLeft w:val="0"/>
      <w:marRight w:val="0"/>
      <w:marTop w:val="0"/>
      <w:marBottom w:val="0"/>
      <w:divBdr>
        <w:top w:val="none" w:sz="0" w:space="0" w:color="auto"/>
        <w:left w:val="none" w:sz="0" w:space="0" w:color="auto"/>
        <w:bottom w:val="none" w:sz="0" w:space="0" w:color="auto"/>
        <w:right w:val="none" w:sz="0" w:space="0" w:color="auto"/>
      </w:divBdr>
    </w:div>
    <w:div w:id="2066029321">
      <w:bodyDiv w:val="1"/>
      <w:marLeft w:val="0"/>
      <w:marRight w:val="0"/>
      <w:marTop w:val="0"/>
      <w:marBottom w:val="0"/>
      <w:divBdr>
        <w:top w:val="none" w:sz="0" w:space="0" w:color="auto"/>
        <w:left w:val="none" w:sz="0" w:space="0" w:color="auto"/>
        <w:bottom w:val="none" w:sz="0" w:space="0" w:color="auto"/>
        <w:right w:val="none" w:sz="0" w:space="0" w:color="auto"/>
      </w:divBdr>
    </w:div>
    <w:div w:id="2067334287">
      <w:bodyDiv w:val="1"/>
      <w:marLeft w:val="0"/>
      <w:marRight w:val="0"/>
      <w:marTop w:val="0"/>
      <w:marBottom w:val="0"/>
      <w:divBdr>
        <w:top w:val="none" w:sz="0" w:space="0" w:color="auto"/>
        <w:left w:val="none" w:sz="0" w:space="0" w:color="auto"/>
        <w:bottom w:val="none" w:sz="0" w:space="0" w:color="auto"/>
        <w:right w:val="none" w:sz="0" w:space="0" w:color="auto"/>
      </w:divBdr>
    </w:div>
    <w:div w:id="2067727787">
      <w:bodyDiv w:val="1"/>
      <w:marLeft w:val="0"/>
      <w:marRight w:val="0"/>
      <w:marTop w:val="0"/>
      <w:marBottom w:val="0"/>
      <w:divBdr>
        <w:top w:val="none" w:sz="0" w:space="0" w:color="auto"/>
        <w:left w:val="none" w:sz="0" w:space="0" w:color="auto"/>
        <w:bottom w:val="none" w:sz="0" w:space="0" w:color="auto"/>
        <w:right w:val="none" w:sz="0" w:space="0" w:color="auto"/>
      </w:divBdr>
    </w:div>
    <w:div w:id="2069113394">
      <w:bodyDiv w:val="1"/>
      <w:marLeft w:val="0"/>
      <w:marRight w:val="0"/>
      <w:marTop w:val="0"/>
      <w:marBottom w:val="0"/>
      <w:divBdr>
        <w:top w:val="none" w:sz="0" w:space="0" w:color="auto"/>
        <w:left w:val="none" w:sz="0" w:space="0" w:color="auto"/>
        <w:bottom w:val="none" w:sz="0" w:space="0" w:color="auto"/>
        <w:right w:val="none" w:sz="0" w:space="0" w:color="auto"/>
      </w:divBdr>
    </w:div>
    <w:div w:id="2075203966">
      <w:bodyDiv w:val="1"/>
      <w:marLeft w:val="0"/>
      <w:marRight w:val="0"/>
      <w:marTop w:val="0"/>
      <w:marBottom w:val="0"/>
      <w:divBdr>
        <w:top w:val="none" w:sz="0" w:space="0" w:color="auto"/>
        <w:left w:val="none" w:sz="0" w:space="0" w:color="auto"/>
        <w:bottom w:val="none" w:sz="0" w:space="0" w:color="auto"/>
        <w:right w:val="none" w:sz="0" w:space="0" w:color="auto"/>
      </w:divBdr>
    </w:div>
    <w:div w:id="2075469095">
      <w:bodyDiv w:val="1"/>
      <w:marLeft w:val="0"/>
      <w:marRight w:val="0"/>
      <w:marTop w:val="0"/>
      <w:marBottom w:val="0"/>
      <w:divBdr>
        <w:top w:val="none" w:sz="0" w:space="0" w:color="auto"/>
        <w:left w:val="none" w:sz="0" w:space="0" w:color="auto"/>
        <w:bottom w:val="none" w:sz="0" w:space="0" w:color="auto"/>
        <w:right w:val="none" w:sz="0" w:space="0" w:color="auto"/>
      </w:divBdr>
    </w:div>
    <w:div w:id="2079552168">
      <w:bodyDiv w:val="1"/>
      <w:marLeft w:val="0"/>
      <w:marRight w:val="0"/>
      <w:marTop w:val="0"/>
      <w:marBottom w:val="0"/>
      <w:divBdr>
        <w:top w:val="none" w:sz="0" w:space="0" w:color="auto"/>
        <w:left w:val="none" w:sz="0" w:space="0" w:color="auto"/>
        <w:bottom w:val="none" w:sz="0" w:space="0" w:color="auto"/>
        <w:right w:val="none" w:sz="0" w:space="0" w:color="auto"/>
      </w:divBdr>
    </w:div>
    <w:div w:id="2079554392">
      <w:bodyDiv w:val="1"/>
      <w:marLeft w:val="0"/>
      <w:marRight w:val="0"/>
      <w:marTop w:val="0"/>
      <w:marBottom w:val="0"/>
      <w:divBdr>
        <w:top w:val="none" w:sz="0" w:space="0" w:color="auto"/>
        <w:left w:val="none" w:sz="0" w:space="0" w:color="auto"/>
        <w:bottom w:val="none" w:sz="0" w:space="0" w:color="auto"/>
        <w:right w:val="none" w:sz="0" w:space="0" w:color="auto"/>
      </w:divBdr>
    </w:div>
    <w:div w:id="2081170763">
      <w:bodyDiv w:val="1"/>
      <w:marLeft w:val="0"/>
      <w:marRight w:val="0"/>
      <w:marTop w:val="0"/>
      <w:marBottom w:val="0"/>
      <w:divBdr>
        <w:top w:val="none" w:sz="0" w:space="0" w:color="auto"/>
        <w:left w:val="none" w:sz="0" w:space="0" w:color="auto"/>
        <w:bottom w:val="none" w:sz="0" w:space="0" w:color="auto"/>
        <w:right w:val="none" w:sz="0" w:space="0" w:color="auto"/>
      </w:divBdr>
    </w:div>
    <w:div w:id="2082484029">
      <w:bodyDiv w:val="1"/>
      <w:marLeft w:val="0"/>
      <w:marRight w:val="0"/>
      <w:marTop w:val="0"/>
      <w:marBottom w:val="0"/>
      <w:divBdr>
        <w:top w:val="none" w:sz="0" w:space="0" w:color="auto"/>
        <w:left w:val="none" w:sz="0" w:space="0" w:color="auto"/>
        <w:bottom w:val="none" w:sz="0" w:space="0" w:color="auto"/>
        <w:right w:val="none" w:sz="0" w:space="0" w:color="auto"/>
      </w:divBdr>
    </w:div>
    <w:div w:id="2087144290">
      <w:bodyDiv w:val="1"/>
      <w:marLeft w:val="0"/>
      <w:marRight w:val="0"/>
      <w:marTop w:val="0"/>
      <w:marBottom w:val="0"/>
      <w:divBdr>
        <w:top w:val="none" w:sz="0" w:space="0" w:color="auto"/>
        <w:left w:val="none" w:sz="0" w:space="0" w:color="auto"/>
        <w:bottom w:val="none" w:sz="0" w:space="0" w:color="auto"/>
        <w:right w:val="none" w:sz="0" w:space="0" w:color="auto"/>
      </w:divBdr>
    </w:div>
    <w:div w:id="2088646912">
      <w:bodyDiv w:val="1"/>
      <w:marLeft w:val="0"/>
      <w:marRight w:val="0"/>
      <w:marTop w:val="0"/>
      <w:marBottom w:val="0"/>
      <w:divBdr>
        <w:top w:val="none" w:sz="0" w:space="0" w:color="auto"/>
        <w:left w:val="none" w:sz="0" w:space="0" w:color="auto"/>
        <w:bottom w:val="none" w:sz="0" w:space="0" w:color="auto"/>
        <w:right w:val="none" w:sz="0" w:space="0" w:color="auto"/>
      </w:divBdr>
    </w:div>
    <w:div w:id="2094889204">
      <w:bodyDiv w:val="1"/>
      <w:marLeft w:val="0"/>
      <w:marRight w:val="0"/>
      <w:marTop w:val="0"/>
      <w:marBottom w:val="0"/>
      <w:divBdr>
        <w:top w:val="none" w:sz="0" w:space="0" w:color="auto"/>
        <w:left w:val="none" w:sz="0" w:space="0" w:color="auto"/>
        <w:bottom w:val="none" w:sz="0" w:space="0" w:color="auto"/>
        <w:right w:val="none" w:sz="0" w:space="0" w:color="auto"/>
      </w:divBdr>
    </w:div>
    <w:div w:id="2096170460">
      <w:bodyDiv w:val="1"/>
      <w:marLeft w:val="0"/>
      <w:marRight w:val="0"/>
      <w:marTop w:val="0"/>
      <w:marBottom w:val="0"/>
      <w:divBdr>
        <w:top w:val="none" w:sz="0" w:space="0" w:color="auto"/>
        <w:left w:val="none" w:sz="0" w:space="0" w:color="auto"/>
        <w:bottom w:val="none" w:sz="0" w:space="0" w:color="auto"/>
        <w:right w:val="none" w:sz="0" w:space="0" w:color="auto"/>
      </w:divBdr>
    </w:div>
    <w:div w:id="2098674026">
      <w:bodyDiv w:val="1"/>
      <w:marLeft w:val="0"/>
      <w:marRight w:val="0"/>
      <w:marTop w:val="0"/>
      <w:marBottom w:val="0"/>
      <w:divBdr>
        <w:top w:val="none" w:sz="0" w:space="0" w:color="auto"/>
        <w:left w:val="none" w:sz="0" w:space="0" w:color="auto"/>
        <w:bottom w:val="none" w:sz="0" w:space="0" w:color="auto"/>
        <w:right w:val="none" w:sz="0" w:space="0" w:color="auto"/>
      </w:divBdr>
    </w:div>
    <w:div w:id="2101097574">
      <w:bodyDiv w:val="1"/>
      <w:marLeft w:val="0"/>
      <w:marRight w:val="0"/>
      <w:marTop w:val="0"/>
      <w:marBottom w:val="0"/>
      <w:divBdr>
        <w:top w:val="none" w:sz="0" w:space="0" w:color="auto"/>
        <w:left w:val="none" w:sz="0" w:space="0" w:color="auto"/>
        <w:bottom w:val="none" w:sz="0" w:space="0" w:color="auto"/>
        <w:right w:val="none" w:sz="0" w:space="0" w:color="auto"/>
      </w:divBdr>
    </w:div>
    <w:div w:id="2104062263">
      <w:bodyDiv w:val="1"/>
      <w:marLeft w:val="0"/>
      <w:marRight w:val="0"/>
      <w:marTop w:val="0"/>
      <w:marBottom w:val="0"/>
      <w:divBdr>
        <w:top w:val="none" w:sz="0" w:space="0" w:color="auto"/>
        <w:left w:val="none" w:sz="0" w:space="0" w:color="auto"/>
        <w:bottom w:val="none" w:sz="0" w:space="0" w:color="auto"/>
        <w:right w:val="none" w:sz="0" w:space="0" w:color="auto"/>
      </w:divBdr>
    </w:div>
    <w:div w:id="2106998805">
      <w:bodyDiv w:val="1"/>
      <w:marLeft w:val="0"/>
      <w:marRight w:val="0"/>
      <w:marTop w:val="0"/>
      <w:marBottom w:val="0"/>
      <w:divBdr>
        <w:top w:val="none" w:sz="0" w:space="0" w:color="auto"/>
        <w:left w:val="none" w:sz="0" w:space="0" w:color="auto"/>
        <w:bottom w:val="none" w:sz="0" w:space="0" w:color="auto"/>
        <w:right w:val="none" w:sz="0" w:space="0" w:color="auto"/>
      </w:divBdr>
    </w:div>
    <w:div w:id="2111512118">
      <w:bodyDiv w:val="1"/>
      <w:marLeft w:val="0"/>
      <w:marRight w:val="0"/>
      <w:marTop w:val="0"/>
      <w:marBottom w:val="0"/>
      <w:divBdr>
        <w:top w:val="none" w:sz="0" w:space="0" w:color="auto"/>
        <w:left w:val="none" w:sz="0" w:space="0" w:color="auto"/>
        <w:bottom w:val="none" w:sz="0" w:space="0" w:color="auto"/>
        <w:right w:val="none" w:sz="0" w:space="0" w:color="auto"/>
      </w:divBdr>
    </w:div>
    <w:div w:id="2112191645">
      <w:bodyDiv w:val="1"/>
      <w:marLeft w:val="0"/>
      <w:marRight w:val="0"/>
      <w:marTop w:val="0"/>
      <w:marBottom w:val="0"/>
      <w:divBdr>
        <w:top w:val="none" w:sz="0" w:space="0" w:color="auto"/>
        <w:left w:val="none" w:sz="0" w:space="0" w:color="auto"/>
        <w:bottom w:val="none" w:sz="0" w:space="0" w:color="auto"/>
        <w:right w:val="none" w:sz="0" w:space="0" w:color="auto"/>
      </w:divBdr>
    </w:div>
    <w:div w:id="2115246649">
      <w:bodyDiv w:val="1"/>
      <w:marLeft w:val="0"/>
      <w:marRight w:val="0"/>
      <w:marTop w:val="0"/>
      <w:marBottom w:val="0"/>
      <w:divBdr>
        <w:top w:val="none" w:sz="0" w:space="0" w:color="auto"/>
        <w:left w:val="none" w:sz="0" w:space="0" w:color="auto"/>
        <w:bottom w:val="none" w:sz="0" w:space="0" w:color="auto"/>
        <w:right w:val="none" w:sz="0" w:space="0" w:color="auto"/>
      </w:divBdr>
    </w:div>
    <w:div w:id="2116053920">
      <w:bodyDiv w:val="1"/>
      <w:marLeft w:val="0"/>
      <w:marRight w:val="0"/>
      <w:marTop w:val="0"/>
      <w:marBottom w:val="0"/>
      <w:divBdr>
        <w:top w:val="none" w:sz="0" w:space="0" w:color="auto"/>
        <w:left w:val="none" w:sz="0" w:space="0" w:color="auto"/>
        <w:bottom w:val="none" w:sz="0" w:space="0" w:color="auto"/>
        <w:right w:val="none" w:sz="0" w:space="0" w:color="auto"/>
      </w:divBdr>
    </w:div>
    <w:div w:id="2118527510">
      <w:bodyDiv w:val="1"/>
      <w:marLeft w:val="0"/>
      <w:marRight w:val="0"/>
      <w:marTop w:val="0"/>
      <w:marBottom w:val="0"/>
      <w:divBdr>
        <w:top w:val="none" w:sz="0" w:space="0" w:color="auto"/>
        <w:left w:val="none" w:sz="0" w:space="0" w:color="auto"/>
        <w:bottom w:val="none" w:sz="0" w:space="0" w:color="auto"/>
        <w:right w:val="none" w:sz="0" w:space="0" w:color="auto"/>
      </w:divBdr>
    </w:div>
    <w:div w:id="2124109952">
      <w:bodyDiv w:val="1"/>
      <w:marLeft w:val="0"/>
      <w:marRight w:val="0"/>
      <w:marTop w:val="0"/>
      <w:marBottom w:val="0"/>
      <w:divBdr>
        <w:top w:val="none" w:sz="0" w:space="0" w:color="auto"/>
        <w:left w:val="none" w:sz="0" w:space="0" w:color="auto"/>
        <w:bottom w:val="none" w:sz="0" w:space="0" w:color="auto"/>
        <w:right w:val="none" w:sz="0" w:space="0" w:color="auto"/>
      </w:divBdr>
    </w:div>
    <w:div w:id="2124840694">
      <w:bodyDiv w:val="1"/>
      <w:marLeft w:val="0"/>
      <w:marRight w:val="0"/>
      <w:marTop w:val="0"/>
      <w:marBottom w:val="0"/>
      <w:divBdr>
        <w:top w:val="none" w:sz="0" w:space="0" w:color="auto"/>
        <w:left w:val="none" w:sz="0" w:space="0" w:color="auto"/>
        <w:bottom w:val="none" w:sz="0" w:space="0" w:color="auto"/>
        <w:right w:val="none" w:sz="0" w:space="0" w:color="auto"/>
      </w:divBdr>
    </w:div>
    <w:div w:id="2126733061">
      <w:bodyDiv w:val="1"/>
      <w:marLeft w:val="0"/>
      <w:marRight w:val="0"/>
      <w:marTop w:val="0"/>
      <w:marBottom w:val="0"/>
      <w:divBdr>
        <w:top w:val="none" w:sz="0" w:space="0" w:color="auto"/>
        <w:left w:val="none" w:sz="0" w:space="0" w:color="auto"/>
        <w:bottom w:val="none" w:sz="0" w:space="0" w:color="auto"/>
        <w:right w:val="none" w:sz="0" w:space="0" w:color="auto"/>
      </w:divBdr>
    </w:div>
    <w:div w:id="2132237993">
      <w:bodyDiv w:val="1"/>
      <w:marLeft w:val="0"/>
      <w:marRight w:val="0"/>
      <w:marTop w:val="0"/>
      <w:marBottom w:val="0"/>
      <w:divBdr>
        <w:top w:val="none" w:sz="0" w:space="0" w:color="auto"/>
        <w:left w:val="none" w:sz="0" w:space="0" w:color="auto"/>
        <w:bottom w:val="none" w:sz="0" w:space="0" w:color="auto"/>
        <w:right w:val="none" w:sz="0" w:space="0" w:color="auto"/>
      </w:divBdr>
    </w:div>
    <w:div w:id="2132749430">
      <w:bodyDiv w:val="1"/>
      <w:marLeft w:val="0"/>
      <w:marRight w:val="0"/>
      <w:marTop w:val="0"/>
      <w:marBottom w:val="0"/>
      <w:divBdr>
        <w:top w:val="none" w:sz="0" w:space="0" w:color="auto"/>
        <w:left w:val="none" w:sz="0" w:space="0" w:color="auto"/>
        <w:bottom w:val="none" w:sz="0" w:space="0" w:color="auto"/>
        <w:right w:val="none" w:sz="0" w:space="0" w:color="auto"/>
      </w:divBdr>
    </w:div>
    <w:div w:id="2133672418">
      <w:bodyDiv w:val="1"/>
      <w:marLeft w:val="0"/>
      <w:marRight w:val="0"/>
      <w:marTop w:val="0"/>
      <w:marBottom w:val="0"/>
      <w:divBdr>
        <w:top w:val="none" w:sz="0" w:space="0" w:color="auto"/>
        <w:left w:val="none" w:sz="0" w:space="0" w:color="auto"/>
        <w:bottom w:val="none" w:sz="0" w:space="0" w:color="auto"/>
        <w:right w:val="none" w:sz="0" w:space="0" w:color="auto"/>
      </w:divBdr>
    </w:div>
    <w:div w:id="213905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microsoft.com/office/2016/09/relationships/commentsIds" Target="commentsIds.xm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commentsExtended" Target="commentsExtended.xml"/><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comments" Target="comments.xml"/><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6.png"/><Relationship Id="rId30" Type="http://schemas.openxmlformats.org/officeDocument/2006/relationships/image" Target="media/image18.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BRA07</b:Tag>
    <b:SourceType>JournalArticle</b:SourceType>
    <b:Guid>{285BF0D6-F12D-42EE-B5CE-81FEA38CA6C4}</b:Guid>
    <b:Author>
      <b:Author>
        <b:NameList>
          <b:Person>
            <b:Last>BRAGA</b:Last>
            <b:First>Ima</b:First>
            <b:Middle>Aparecida</b:Middle>
          </b:Person>
          <b:Person>
            <b:Last>VALLE</b:Last>
            <b:First>Denise</b:First>
          </b:Person>
        </b:NameList>
      </b:Author>
    </b:Author>
    <b:Title>Aedes aegypti: histórico do controle no Brasil</b:Title>
    <b:JournalName>Epidemiologia e serviços de saúde</b:JournalName>
    <b:Year>2007</b:Year>
    <b:Pages>v. 16, n. 2, p. 113-118</b:Pages>
    <b:RefOrder>12</b:RefOrder>
  </b:Source>
  <b:Source>
    <b:Tag>SEN85</b:Tag>
    <b:SourceType>Book</b:SourceType>
    <b:Guid>{D3D263C6-9DD6-4058-90DE-FFD07A068384}</b:Guid>
    <b:Title> Diodos emissores de luz</b:Title>
    <b:Year>1985</b:Year>
    <b:Author>
      <b:Author>
        <b:NameList>
          <b:Person>
            <b:Last>SENNA</b:Last>
            <b:First>Jose</b:First>
            <b:Middle>Antonio Sbragia et al</b:Middle>
          </b:Person>
        </b:NameList>
      </b:Author>
    </b:Author>
    <b:RefOrder>17</b:RefOrder>
  </b:Source>
  <b:Source>
    <b:Tag>MARTINS2005</b:Tag>
    <b:SourceType>Book</b:SourceType>
    <b:Guid>{6E1FA28E-6EDE-4FE7-AA97-5B3E09DFC30E}</b:Guid>
    <b:Author>
      <b:Author>
        <b:NameList>
          <b:Person>
            <b:Last>MARTINS</b:Last>
            <b:Middle>ALMEIDA</b:Middle>
            <b:First>NARDÊNIO</b:First>
          </b:Person>
        </b:NameList>
      </b:Author>
    </b:Author>
    <b:Title>Sistemas microcontrolados: uma abordagem com o microcontrolador pic 16f84</b:Title>
    <b:Year>2005</b:Year>
    <b:Publisher>Editora Novatec Ltda, 1ª Edição</b:Publisher>
    <b:RefOrder>15</b:RefOrder>
  </b:Source>
  <b:Source>
    <b:Tag>BEZERRA2017</b:Tag>
    <b:SourceType>JournalArticle</b:SourceType>
    <b:Guid>{763CD80E-1D87-4957-9722-DEA6EC908E16}</b:Guid>
    <b:Title>Das brigadas sanitárias aos agentes de controle de endemias: o processo de formação e os trabalhos de campo.</b:Title>
    <b:JournalName>Hygeia</b:JournalName>
    <b:Year>2017</b:Year>
    <b:Pages>v. 13, n. 25, p. 65-80</b:Pages>
    <b:Author>
      <b:Author>
        <b:NameList>
          <b:Person>
            <b:Last>BEZERRA</b:Last>
            <b:First>Anselmo</b:First>
            <b:Middle>César Vasconcelos</b:Middle>
          </b:Person>
        </b:NameList>
      </b:Author>
    </b:Author>
    <b:RefOrder>11</b:RefOrder>
  </b:Source>
  <b:Source>
    <b:Tag>SAL16</b:Tag>
    <b:SourceType>InternetSite</b:SourceType>
    <b:Guid>{0E50358C-CB47-4FC8-A1CF-BBFA9EE3767C}</b:Guid>
    <b:Author>
      <b:Author>
        <b:NameList>
          <b:Person>
            <b:Last>SALOMÃO</b:Last>
            <b:First>A.</b:First>
          </b:Person>
        </b:NameList>
      </b:Author>
    </b:Author>
    <b:Title>O mosquito continua aí. Quantas doenças mais ele pode trazer?</b:Title>
    <b:Year>2016</b:Year>
    <b:Publisher>O Estado de S. Paulo, São Paulo, 17 abr. 2016. Disponível em:&lt;http://saude.estadao.com.br/noticias/geral,o-mosquito-continua-ai-quantas-doencas-mais-ele-pode-trazer,10000026452&gt;. Acessado em: 01 abr. 2018.</b:Publisher>
    <b:InternetSiteTitle>O Estado de S. Paulo, São Paulo</b:InternetSiteTitle>
    <b:YearAccessed>2018</b:YearAccessed>
    <b:MonthAccessed>abr.</b:MonthAccessed>
    <b:DayAccessed>01</b:DayAccessed>
    <b:URL>http://saude.estadao.com.br/noticias/geral,o-mosquito-continua-ai-quantas-doencas-mais-ele-pode-trazer,10000026452</b:URL>
    <b:Month>abr.</b:Month>
    <b:Day>17</b:Day>
    <b:RefOrder>3</b:RefOrder>
  </b:Source>
  <b:Source>
    <b:Tag>Bra16</b:Tag>
    <b:SourceType>InternetSite</b:SourceType>
    <b:Guid>{E48F82F4-AA6E-40A5-A65C-CE4A75C39CC3}</b:Guid>
    <b:Title>Brasil tem 1.168 casos de microcefalia confirmados</b:Title>
    <b:InternetSiteTitle>Governo Federal</b:InternetSiteTitle>
    <b:Year>2016</b:Year>
    <b:YearAccessed>2018</b:YearAccessed>
    <b:MonthAccessed>abr.</b:MonthAccessed>
    <b:DayAccessed>01</b:DayAccessed>
    <b:URL>http://www.brasil.gov.br/saude/2016/04/brasil-tem-1-168-casos-de-microcefalia-confirmados</b:URL>
    <b:Month>abr.</b:Month>
    <b:Day>20</b:Day>
    <b:Author>
      <b:Author>
        <b:NameList>
          <b:Person>
            <b:Last>MINISTÉRIO DA SAÚDE</b:Last>
          </b:Person>
        </b:NameList>
      </b:Author>
    </b:Author>
    <b:RefOrder>2</b:RefOrder>
  </b:Source>
  <b:Source>
    <b:Tag>Rob</b:Tag>
    <b:SourceType>InternetSite</b:SourceType>
    <b:Guid>{3E9FBD9F-91E4-46E2-8313-B9F6DB4AFDAD}</b:Guid>
    <b:Author>
      <b:Author>
        <b:NameList>
          <b:Person>
            <b:Last>Jansen</b:Last>
            <b:First>Roberta</b:First>
          </b:Person>
        </b:NameList>
      </b:Author>
    </b:Author>
    <b:Title>De zika a rubéola: as doenças que podem causar más-formações em fetos</b:Title>
    <b:InternetSiteTitle>BBC Brasil</b:InternetSiteTitle>
    <b:Year>2016</b:Year>
    <b:YearAccessed>2018</b:YearAccessed>
    <b:MonthAccessed>abr.</b:MonthAccessed>
    <b:DayAccessed>01</b:DayAccessed>
    <b:URL>http://www.bbc.com/portuguese/noticias/2016/02/160202_doencas_microcefalia_zika_lab_rj</b:URL>
    <b:Month>fev.</b:Month>
    <b:Day>03</b:Day>
    <b:RefOrder>18</b:RefOrder>
  </b:Source>
  <b:Source>
    <b:Tag>Cen18</b:Tag>
    <b:SourceType>InternetSite</b:SourceType>
    <b:Guid>{51016FCC-90CE-46EC-966C-B6E0070E63F4}</b:Guid>
    <b:Title>World Map of Areas with Risk of Zika</b:Title>
    <b:InternetSiteTitle>CDC</b:InternetSiteTitle>
    <b:Year>2018</b:Year>
    <b:YearAccessed>2018</b:YearAccessed>
    <b:MonthAccessed>abr.</b:MonthAccessed>
    <b:DayAccessed>01</b:DayAccessed>
    <b:Author>
      <b:Author>
        <b:NameList>
          <b:Person>
            <b:Last>Centers for Disease Control and Prevention</b:Last>
          </b:Person>
        </b:NameList>
      </b:Author>
    </b:Author>
    <b:Month>mar.</b:Month>
    <b:Day>09</b:Day>
    <b:URL>https://wwwnc.cdc.gov/travel/files/zika-areas-of-risk.pdf</b:URL>
    <b:RefOrder>4</b:RefOrder>
  </b:Source>
  <b:Source>
    <b:Tag>Jor10</b:Tag>
    <b:SourceType>ArticleInAPeriodical</b:SourceType>
    <b:Guid>{11AE5F74-823B-4B0C-8389-0E95168178FA}</b:Guid>
    <b:Title>Build your own photonic fence to zap mosquitoes midflight</b:Title>
    <b:Year>2010</b:Year>
    <b:Author>
      <b:Author>
        <b:NameList>
          <b:Person>
            <b:Last>Kare</b:Last>
            <b:First>Jordin</b:First>
          </b:Person>
        </b:NameList>
      </b:Author>
    </b:Author>
    <b:PeriodicalTitle>IEEE SPECTRUM</b:PeriodicalTitle>
    <b:Month>abr.</b:Month>
    <b:Day>30</b:Day>
    <b:RefOrder>5</b:RefOrder>
  </b:Source>
  <b:Source>
    <b:Tag>Elt14</b:Tag>
    <b:SourceType>InternetSite</b:SourceType>
    <b:Guid>{BAF89F50-8C57-4CFD-BAB2-E60C6A78E6B0}</b:Guid>
    <b:Title>Sensor identifica insetos pela frequência do batimento das asas</b:Title>
    <b:Year>2014</b:Year>
    <b:Author>
      <b:Author>
        <b:NameList>
          <b:Person>
            <b:Last>Alisson</b:Last>
            <b:First>Elton</b:First>
          </b:Person>
        </b:NameList>
      </b:Author>
    </b:Author>
    <b:InternetSiteTitle>FAPESP</b:InternetSiteTitle>
    <b:YearAccessed>2018</b:YearAccessed>
    <b:MonthAccessed>abr.</b:MonthAccessed>
    <b:DayAccessed>01</b:DayAccessed>
    <b:URL>http://agencia.fapesp.br/sensor_identifica_insetos_pela_frequencia_do_batimento_das_asas/19377/</b:URL>
    <b:RefOrder>6</b:RefOrder>
  </b:Source>
  <b:Source>
    <b:Tag>Luc16</b:Tag>
    <b:SourceType>JournalArticle</b:SourceType>
    <b:Guid>{7F9571B9-5450-4EE7-8C26-86924F0B57F3}</b:Guid>
    <b:Title>Como é a anatomia do mosquito da dengue</b:Title>
    <b:Year>2016</b:Year>
    <b:Author>
      <b:Author>
        <b:NameList>
          <b:Person>
            <b:Last>Massao</b:Last>
            <b:First>Lucas</b:First>
          </b:Person>
        </b:NameList>
      </b:Author>
    </b:Author>
    <b:JournalName>M.E. P&amp;R</b:JournalName>
    <b:City>São Paulo</b:City>
    <b:Month>abr.</b:Month>
    <b:Pages>32-33</b:Pages>
    <b:Issue>ABRIL 2016</b:Issue>
    <b:RefOrder>8</b:RefOrder>
  </b:Source>
  <b:Source>
    <b:Tag>ROW</b:Tag>
    <b:SourceType>ArticleInAPeriodical</b:SourceType>
    <b:Guid>{1E1AB253-7079-4309-B1F5-DF6EF2E7A1C8}</b:Guid>
    <b:Author>
      <b:Author>
        <b:NameList>
          <b:Person>
            <b:Last>ROWLEY</b:Last>
            <b:First>Wayne</b:First>
            <b:Middle>A.</b:Middle>
          </b:Person>
          <b:Person>
            <b:Last>GRAHAM</b:Last>
            <b:First>Charles</b:First>
            <b:Middle>L</b:Middle>
          </b:Person>
        </b:NameList>
      </b:Author>
    </b:Author>
    <b:Title>The effect of temperature and relative humidity on the flight performance of female Aedes aegypti</b:Title>
    <b:JournalName>Journal of Insect Physiology</b:JournalName>
    <b:Pages>v. 14, n. 9, p. 1251-1257, 1968</b:Pages>
    <b:Year>1968</b:Year>
    <b:PeriodicalTitle>Journal of Insect Physiology</b:PeriodicalTitle>
    <b:RefOrder>10</b:RefOrder>
  </b:Source>
  <b:Source>
    <b:Tag>MAR</b:Tag>
    <b:SourceType>JournalArticle</b:SourceType>
    <b:Guid>{2145B736-FD36-49AB-A60A-A3BA41E9D076}</b:Guid>
    <b:Author>
      <b:Author>
        <b:NameList>
          <b:Person>
            <b:Last>MARUSALIN</b:Last>
            <b:First>Jesmilavathani</b:First>
            <b:Middle>et al</b:Middle>
          </b:Person>
        </b:NameList>
      </b:Author>
    </b:Author>
    <b:Title>Aquaporin homologs and water transport in the anal papillae of the larval mosquito, Aedes aegypti</b:Title>
    <b:JournalName>Journal of Comparative Physiology B</b:JournalName>
    <b:Pages>v. 182, n. 8, p. 1047-1056</b:Pages>
    <b:Year>2012</b:Year>
    <b:RefOrder>9</b:RefOrder>
  </b:Source>
  <b:Source>
    <b:Tag>ZAR16</b:Tag>
    <b:SourceType>JournalArticle</b:SourceType>
    <b:Guid>{7D99BEB0-205A-45D2-9F1D-2FD0E05BE69F}</b:Guid>
    <b:Title>Estratégias de controle do Aedes aegypti: uma revisão</b:Title>
    <b:Year>2016</b:Year>
    <b:Pages>v. 25, n. 2, p. 391-404</b:Pages>
    <b:JournalName>Epidemiologia e Serviços de Saúde</b:JournalName>
    <b:Author>
      <b:Author>
        <b:NameList>
          <b:Person>
            <b:Last>ZARA</b:Last>
            <b:First>Ana</b:First>
            <b:Middle>Laura de Sene Amâncio et al</b:Middle>
          </b:Person>
        </b:NameList>
      </b:Author>
    </b:Author>
    <b:RefOrder>14</b:RefOrder>
  </b:Source>
  <b:Source>
    <b:Tag>ALE03</b:Tag>
    <b:SourceType>Book</b:SourceType>
    <b:Guid>{64662CB2-D83A-435C-A658-28D7256AA390}</b:Guid>
    <b:Author>
      <b:Author>
        <b:NameList>
          <b:Person>
            <b:Last>ALEXANDER</b:Last>
            <b:First>Charles</b:First>
            <b:Middle>K.</b:Middle>
          </b:Person>
          <b:Person>
            <b:Last>SADIKU</b:Last>
            <b:First>Matthew</b:First>
            <b:Middle>N.O</b:Middle>
          </b:Person>
        </b:NameList>
      </b:Author>
    </b:Author>
    <b:Title>FUNDAMENTOS DE CIRCUITOS ELÉTRICOS</b:Title>
    <b:Year>2003</b:Year>
    <b:City>Porto Alegre</b:City>
    <b:Publisher>Bookman</b:Publisher>
    <b:Edition>2</b:Edition>
    <b:RefOrder>16</b:RefOrder>
  </b:Source>
  <b:Source>
    <b:Tag>Ele17</b:Tag>
    <b:SourceType>Book</b:SourceType>
    <b:Guid>{C0153219-AF6A-4F62-8537-4AD625DA6094}</b:Guid>
    <b:Author>
      <b:Author>
        <b:NameList>
          <b:Person>
            <b:Last>EleksMaker</b:Last>
          </b:Person>
        </b:NameList>
      </b:Author>
    </b:Author>
    <b:Title>Laser Module Carriage Assembly</b:Title>
    <b:Year>2017</b:Year>
    <b:RefOrder>19</b:RefOrder>
  </b:Source>
  <b:Source>
    <b:Tag>Eve05</b:Tag>
    <b:SourceType>Book</b:SourceType>
    <b:Guid>{5B42B0DC-D6D4-4CA7-89A0-A035DFE3552E}</b:Guid>
    <b:Title>Technical Data Shee T-1 3/4</b:Title>
    <b:Year>2005</b:Year>
    <b:Author>
      <b:Author>
        <b:NameList>
          <b:Person>
            <b:Last>Everlight Electronics Co. Ltda</b:Last>
          </b:Person>
        </b:NameList>
      </b:Author>
    </b:Author>
    <b:RefOrder>20</b:RefOrder>
  </b:Source>
  <b:Source>
    <b:Tag>Mic09</b:Tag>
    <b:SourceType>Book</b:SourceType>
    <b:Guid>{154B9730-C9BD-4060-BF19-434D3947BAB1}</b:Guid>
    <b:Title>PIC18F2455/2550/4455/4550</b:Title>
    <b:Year>2009</b:Year>
    <b:Publisher>Data Sheet</b:Publisher>
    <b:Author>
      <b:Author>
        <b:NameList>
          <b:Person>
            <b:Last>Microchip Technology Inc.</b:Last>
          </b:Person>
        </b:NameList>
      </b:Author>
    </b:Author>
    <b:RefOrder>21</b:RefOrder>
  </b:Source>
  <b:Source>
    <b:Tag>OPA16</b:Tag>
    <b:SourceType>InternetSite</b:SourceType>
    <b:Guid>{6AC22CD0-038A-4135-A18F-B76E521A704B}</b:Guid>
    <b:Author>
      <b:Author>
        <b:NameList>
          <b:Person>
            <b:Last>OPAS</b:Last>
          </b:Person>
        </b:NameList>
      </b:Author>
    </b:Author>
    <b:Title>Infecção pelo vírus Zika</b:Title>
    <b:InternetSiteTitle>Pan American Health Organization</b:InternetSiteTitle>
    <b:Year>2016</b:Year>
    <b:YearAccessed>2018</b:YearAccessed>
    <b:MonthAccessed>abr.</b:MonthAccessed>
    <b:DayAccessed>01</b:DayAccessed>
    <b:URL>http://bvsalud.org/2017/01/16/infeccao-pelo-zika-virus/</b:URL>
    <b:RefOrder>1</b:RefOrder>
  </b:Source>
  <b:Source>
    <b:Tag>WOR16</b:Tag>
    <b:SourceType>Report</b:SourceType>
    <b:Guid>{3AC1CD5A-E654-42D0-9CA2-05D3838962FC}</b:Guid>
    <b:Title>Neurological syndrome and congenital anomalies</b:Title>
    <b:Year>2016</b:Year>
    <b:Month>fev.</b:Month>
    <b:Day>05</b:Day>
    <b:Author>
      <b:Author>
        <b:NameList>
          <b:Person>
            <b:Last>WORLD HEALTH ORGANIZATION</b:Last>
          </b:Person>
        </b:NameList>
      </b:Author>
    </b:Author>
    <b:Institution>WORLD HEALTH ORGANIZATION</b:Institution>
    <b:Pages>6</b:Pages>
    <b:RefOrder>22</b:RefOrder>
  </b:Source>
  <b:Source>
    <b:Tag>BRA</b:Tag>
    <b:SourceType>JournalArticle</b:SourceType>
    <b:Guid>{3F7D5A82-4B46-4DA3-A387-0C5D2AFF77A9}</b:Guid>
    <b:Author>
      <b:Author>
        <b:NameList>
          <b:Person>
            <b:Last>BRAGA</b:Last>
            <b:First>Ima</b:First>
            <b:Middle>Aparecida et al</b:Middle>
          </b:Person>
        </b:NameList>
      </b:Author>
    </b:Author>
    <b:Title>Comparative study between larval surveys and ovitraps to monitor populations of Aedes aegypti</b:Title>
    <b:JournalName>Revista da Sociedade Brasileira de Medicina Tropical</b:JournalName>
    <b:Pages>v. 33, n. 4, p. 347-353</b:Pages>
    <b:Year>2000</b:Year>
    <b:RefOrder>13</b:RefOrder>
  </b:Source>
  <b:Source>
    <b:Tag>SPE11</b:Tag>
    <b:SourceType>Book</b:SourceType>
    <b:Guid>{032D7DAF-B3EF-494E-96BD-00833F4084B8}</b:Guid>
    <b:Author>
      <b:Author>
        <b:NameList>
          <b:Person>
            <b:Last>SPENASSATTO</b:Last>
            <b:First>Carine</b:First>
          </b:Person>
        </b:NameList>
      </b:Author>
    </b:Author>
    <b:Title>Desenvolvimento de metodologia high-throughput para estudo populacional do mosquito Aedes aegypti e comparação de dados de genes mitocondriais</b:Title>
    <b:Year>2011</b:Year>
    <b:RefOrder>7</b:RefOrder>
  </b:Source>
</b:Sources>
</file>

<file path=customXml/itemProps1.xml><?xml version="1.0" encoding="utf-8"?>
<ds:datastoreItem xmlns:ds="http://schemas.openxmlformats.org/officeDocument/2006/customXml" ds:itemID="{7CE0CBE4-08D1-4723-81B9-847EB9AAB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6262</TotalTime>
  <Pages>36</Pages>
  <Words>5525</Words>
  <Characters>29840</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Felipe Benevides</cp:lastModifiedBy>
  <cp:revision>10</cp:revision>
  <cp:lastPrinted>2018-04-18T13:40:00Z</cp:lastPrinted>
  <dcterms:created xsi:type="dcterms:W3CDTF">2019-01-17T17:50:00Z</dcterms:created>
  <dcterms:modified xsi:type="dcterms:W3CDTF">2019-02-11T14:22:00Z</dcterms:modified>
</cp:coreProperties>
</file>